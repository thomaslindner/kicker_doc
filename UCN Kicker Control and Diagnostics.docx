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W w:w="5000" w:type="pct"/>
        <w:tblLayout w:type="fixed"/>
        <w:tblLook w:val="01E0" w:firstRow="1" w:lastRow="1" w:firstColumn="1" w:lastColumn="1" w:noHBand="0" w:noVBand="0"/>
      </w:tblPr>
      <w:tblGrid>
        <w:gridCol w:w="2110"/>
        <w:gridCol w:w="2237"/>
        <w:gridCol w:w="634"/>
        <w:gridCol w:w="295"/>
        <w:gridCol w:w="1184"/>
        <w:gridCol w:w="1184"/>
        <w:gridCol w:w="1932"/>
      </w:tblGrid>
      <w:tr w:rsidR="002B5560" w:rsidRPr="00E335F1" w14:paraId="571B1CBF" w14:textId="77777777" w:rsidTr="00066075">
        <w:trPr>
          <w:trHeight w:hRule="exact" w:val="1728"/>
        </w:trPr>
        <w:tc>
          <w:tcPr>
            <w:tcW w:w="2601" w:type="pct"/>
            <w:gridSpan w:val="3"/>
            <w:tcBorders>
              <w:bottom w:val="single" w:sz="4" w:space="0" w:color="auto"/>
            </w:tcBorders>
          </w:tcPr>
          <w:p w14:paraId="6D3C80A5" w14:textId="460A7EAD" w:rsidR="002B5560" w:rsidRPr="00E335F1" w:rsidRDefault="00EB4489" w:rsidP="003762FB">
            <w:pPr>
              <w:pStyle w:val="DocumentLabel"/>
              <w:tabs>
                <w:tab w:val="center" w:pos="4320"/>
                <w:tab w:val="right" w:pos="8640"/>
              </w:tabs>
              <w:spacing w:before="0"/>
              <w:rPr>
                <w:rFonts w:ascii="Arial" w:hAnsi="Arial"/>
                <w:b/>
                <w:spacing w:val="-10"/>
                <w:kern w:val="28"/>
                <w:sz w:val="56"/>
                <w:szCs w:val="24"/>
              </w:rPr>
            </w:pPr>
            <w:bookmarkStart w:id="0" w:name="_GoBack"/>
            <w:bookmarkEnd w:id="0"/>
            <w:r w:rsidRPr="002B5560">
              <w:rPr>
                <w:noProof/>
                <w:lang w:val="en-CA" w:eastAsia="en-CA"/>
              </w:rPr>
              <w:drawing>
                <wp:inline distT="0" distB="0" distL="0" distR="0" wp14:anchorId="17D00477" wp14:editId="479F519B">
                  <wp:extent cx="2851150" cy="781685"/>
                  <wp:effectExtent l="0" t="0" r="0" b="5715"/>
                  <wp:docPr id="1" name="Picture 3" descr="http://www.triumf.ca/sites/default/files/TRIUMF_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riumf.ca/sites/default/files/TRIUMF_logo_black.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1150" cy="781685"/>
                          </a:xfrm>
                          <a:prstGeom prst="rect">
                            <a:avLst/>
                          </a:prstGeom>
                          <a:noFill/>
                          <a:ln>
                            <a:noFill/>
                          </a:ln>
                        </pic:spPr>
                      </pic:pic>
                    </a:graphicData>
                  </a:graphic>
                </wp:inline>
              </w:drawing>
            </w:r>
            <w:r w:rsidR="002B5560" w:rsidRPr="00E335F1">
              <w:rPr>
                <w:szCs w:val="24"/>
              </w:rPr>
              <w:tab/>
            </w:r>
          </w:p>
        </w:tc>
        <w:tc>
          <w:tcPr>
            <w:tcW w:w="154" w:type="pct"/>
            <w:tcBorders>
              <w:bottom w:val="single" w:sz="4" w:space="0" w:color="auto"/>
            </w:tcBorders>
          </w:tcPr>
          <w:p w14:paraId="45201C06" w14:textId="77777777" w:rsidR="002B5560" w:rsidRPr="00E335F1" w:rsidRDefault="002B5560" w:rsidP="003762FB">
            <w:pPr>
              <w:tabs>
                <w:tab w:val="center" w:pos="4320"/>
                <w:tab w:val="right" w:pos="8640"/>
              </w:tabs>
              <w:jc w:val="right"/>
              <w:rPr>
                <w:rFonts w:ascii="Arial" w:hAnsi="Arial"/>
                <w:spacing w:val="-10"/>
                <w:kern w:val="28"/>
                <w:sz w:val="56"/>
              </w:rPr>
            </w:pPr>
          </w:p>
        </w:tc>
        <w:tc>
          <w:tcPr>
            <w:tcW w:w="2245" w:type="pct"/>
            <w:gridSpan w:val="3"/>
            <w:tcBorders>
              <w:bottom w:val="single" w:sz="4" w:space="0" w:color="auto"/>
            </w:tcBorders>
            <w:vAlign w:val="center"/>
          </w:tcPr>
          <w:p w14:paraId="7BDFE32D" w14:textId="77777777" w:rsidR="002B5560" w:rsidRPr="00E335F1" w:rsidRDefault="00874954" w:rsidP="003762FB">
            <w:pPr>
              <w:pStyle w:val="Title"/>
              <w:tabs>
                <w:tab w:val="center" w:pos="4320"/>
                <w:tab w:val="right" w:pos="8640"/>
              </w:tabs>
              <w:spacing w:before="0"/>
              <w:jc w:val="right"/>
              <w:rPr>
                <w:sz w:val="40"/>
                <w:szCs w:val="40"/>
              </w:rPr>
            </w:pPr>
            <w:r>
              <w:fldChar w:fldCharType="begin"/>
            </w:r>
            <w:r>
              <w:instrText xml:space="preserve"> DOCPROPERTY  "Document ID"  \* MERGEFORMAT </w:instrText>
            </w:r>
            <w:r>
              <w:fldChar w:fldCharType="separate"/>
            </w:r>
            <w:r w:rsidR="0032539B" w:rsidRPr="0032539B">
              <w:rPr>
                <w:sz w:val="40"/>
                <w:szCs w:val="40"/>
              </w:rPr>
              <w:t>Document-132994</w:t>
            </w:r>
            <w:r>
              <w:rPr>
                <w:sz w:val="40"/>
                <w:szCs w:val="40"/>
              </w:rPr>
              <w:fldChar w:fldCharType="end"/>
            </w:r>
          </w:p>
        </w:tc>
      </w:tr>
      <w:tr w:rsidR="002B5560" w:rsidRPr="00E335F1" w14:paraId="4716BC3D" w14:textId="77777777" w:rsidTr="003762FB">
        <w:tc>
          <w:tcPr>
            <w:tcW w:w="5000" w:type="pct"/>
            <w:gridSpan w:val="7"/>
            <w:tcBorders>
              <w:top w:val="single" w:sz="4" w:space="0" w:color="auto"/>
              <w:left w:val="single" w:sz="4" w:space="0" w:color="auto"/>
              <w:bottom w:val="single" w:sz="4" w:space="0" w:color="auto"/>
              <w:right w:val="single" w:sz="4" w:space="0" w:color="auto"/>
            </w:tcBorders>
          </w:tcPr>
          <w:p w14:paraId="462ABEB4" w14:textId="77777777" w:rsidR="002B5560" w:rsidRDefault="0037687F" w:rsidP="003762FB">
            <w:pPr>
              <w:pStyle w:val="Title"/>
              <w:tabs>
                <w:tab w:val="center" w:pos="4320"/>
                <w:tab w:val="right" w:pos="8640"/>
              </w:tabs>
              <w:spacing w:before="120" w:after="0"/>
            </w:pPr>
            <w:r>
              <w:t>Design Note TRI-DN-16-11</w:t>
            </w:r>
          </w:p>
          <w:p w14:paraId="70E2C7C5" w14:textId="55087BEC" w:rsidR="002B5560" w:rsidRPr="00E335F1" w:rsidRDefault="002B5560" w:rsidP="003762FB">
            <w:pPr>
              <w:pStyle w:val="Title"/>
              <w:tabs>
                <w:tab w:val="center" w:pos="4320"/>
                <w:tab w:val="right" w:pos="8640"/>
              </w:tabs>
              <w:spacing w:before="0" w:after="120"/>
              <w:rPr>
                <w:sz w:val="32"/>
              </w:rPr>
            </w:pPr>
            <w:r>
              <w:fldChar w:fldCharType="begin"/>
            </w:r>
            <w:r>
              <w:instrText xml:space="preserve"> TITLE  </w:instrText>
            </w:r>
            <w:r>
              <w:fldChar w:fldCharType="separate"/>
            </w:r>
            <w:r w:rsidR="0037687F">
              <w:t>UCN Kicker Cont</w:t>
            </w:r>
            <w:r w:rsidR="004A6EAF">
              <w:t>rol and Diagnostics</w:t>
            </w:r>
            <w:r w:rsidR="0037687F">
              <w:t xml:space="preserve"> </w:t>
            </w:r>
            <w:r>
              <w:fldChar w:fldCharType="end"/>
            </w:r>
          </w:p>
        </w:tc>
      </w:tr>
      <w:tr w:rsidR="002B5560" w:rsidRPr="00E335F1" w14:paraId="41B0C9C8" w14:textId="77777777" w:rsidTr="00066075">
        <w:trPr>
          <w:trHeight w:val="489"/>
        </w:trPr>
        <w:tc>
          <w:tcPr>
            <w:tcW w:w="1102" w:type="pct"/>
          </w:tcPr>
          <w:p w14:paraId="4E404ABF" w14:textId="77777777" w:rsidR="002B5560" w:rsidRPr="00E335F1" w:rsidRDefault="002B5560" w:rsidP="003762FB">
            <w:pPr>
              <w:pStyle w:val="BodyText"/>
              <w:tabs>
                <w:tab w:val="center" w:pos="4320"/>
                <w:tab w:val="right" w:pos="8640"/>
              </w:tabs>
              <w:spacing w:after="120"/>
              <w:rPr>
                <w:b/>
                <w:bCs/>
              </w:rPr>
            </w:pPr>
          </w:p>
        </w:tc>
        <w:tc>
          <w:tcPr>
            <w:tcW w:w="3898" w:type="pct"/>
            <w:gridSpan w:val="6"/>
          </w:tcPr>
          <w:p w14:paraId="13807262" w14:textId="77777777" w:rsidR="002B5560" w:rsidRPr="00E335F1" w:rsidRDefault="002B5560" w:rsidP="003762FB">
            <w:pPr>
              <w:pStyle w:val="BodyText"/>
              <w:tabs>
                <w:tab w:val="center" w:pos="4320"/>
                <w:tab w:val="right" w:pos="8640"/>
              </w:tabs>
              <w:spacing w:after="120"/>
              <w:rPr>
                <w:b/>
                <w:bCs/>
              </w:rPr>
            </w:pPr>
          </w:p>
        </w:tc>
      </w:tr>
      <w:tr w:rsidR="002B5560" w:rsidRPr="00E335F1" w14:paraId="25371412" w14:textId="77777777" w:rsidTr="00066075">
        <w:trPr>
          <w:trHeight w:val="489"/>
        </w:trPr>
        <w:tc>
          <w:tcPr>
            <w:tcW w:w="1102" w:type="pct"/>
          </w:tcPr>
          <w:p w14:paraId="3639CFA1"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Document Type:</w:t>
            </w:r>
          </w:p>
        </w:tc>
        <w:tc>
          <w:tcPr>
            <w:tcW w:w="3898" w:type="pct"/>
            <w:gridSpan w:val="6"/>
          </w:tcPr>
          <w:p w14:paraId="62DF2263" w14:textId="77777777" w:rsidR="002B5560" w:rsidRPr="0037687F" w:rsidRDefault="002B5560" w:rsidP="000030C7">
            <w:pPr>
              <w:pStyle w:val="BodyText"/>
              <w:tabs>
                <w:tab w:val="center" w:pos="4320"/>
                <w:tab w:val="right" w:pos="8640"/>
              </w:tabs>
              <w:spacing w:after="240"/>
              <w:rPr>
                <w:b/>
                <w:bCs/>
                <w:szCs w:val="24"/>
              </w:rPr>
            </w:pPr>
            <w:r w:rsidRPr="0037687F">
              <w:rPr>
                <w:szCs w:val="24"/>
              </w:rPr>
              <w:fldChar w:fldCharType="begin"/>
            </w:r>
            <w:r w:rsidRPr="0037687F">
              <w:rPr>
                <w:szCs w:val="24"/>
              </w:rPr>
              <w:instrText xml:space="preserve"> DOCPROPERTY  Category  \* MERGEFORMAT </w:instrText>
            </w:r>
            <w:r w:rsidRPr="0037687F">
              <w:rPr>
                <w:szCs w:val="24"/>
              </w:rPr>
              <w:fldChar w:fldCharType="separate"/>
            </w:r>
            <w:r w:rsidRPr="0037687F">
              <w:rPr>
                <w:b/>
                <w:bCs/>
                <w:szCs w:val="24"/>
              </w:rPr>
              <w:t>Design</w:t>
            </w:r>
            <w:r w:rsidRPr="0037687F">
              <w:rPr>
                <w:szCs w:val="24"/>
              </w:rPr>
              <w:t xml:space="preserve"> </w:t>
            </w:r>
            <w:r w:rsidRPr="0037687F">
              <w:rPr>
                <w:b/>
                <w:szCs w:val="24"/>
              </w:rPr>
              <w:t>Note</w:t>
            </w:r>
            <w:r w:rsidRPr="0037687F">
              <w:rPr>
                <w:b/>
                <w:szCs w:val="24"/>
              </w:rPr>
              <w:fldChar w:fldCharType="end"/>
            </w:r>
          </w:p>
        </w:tc>
      </w:tr>
      <w:tr w:rsidR="002B5560" w:rsidRPr="00E335F1" w14:paraId="73411EE5" w14:textId="77777777" w:rsidTr="00066075">
        <w:trPr>
          <w:trHeight w:val="555"/>
        </w:trPr>
        <w:tc>
          <w:tcPr>
            <w:tcW w:w="1102" w:type="pct"/>
          </w:tcPr>
          <w:p w14:paraId="4D09C3CA"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w:t>
            </w:r>
          </w:p>
        </w:tc>
        <w:tc>
          <w:tcPr>
            <w:tcW w:w="1168" w:type="pct"/>
          </w:tcPr>
          <w:p w14:paraId="0AA900A4"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fldChar w:fldCharType="begin"/>
            </w:r>
            <w:r w:rsidRPr="0037687F">
              <w:rPr>
                <w:b/>
                <w:bCs/>
                <w:szCs w:val="24"/>
              </w:rPr>
              <w:instrText xml:space="preserve"> DOCPROPERTY  "Release No" </w:instrText>
            </w:r>
            <w:r w:rsidRPr="0037687F">
              <w:rPr>
                <w:b/>
                <w:bCs/>
                <w:szCs w:val="24"/>
              </w:rPr>
              <w:fldChar w:fldCharType="separate"/>
            </w:r>
            <w:r w:rsidR="00430B29">
              <w:rPr>
                <w:b/>
                <w:bCs/>
                <w:szCs w:val="24"/>
              </w:rPr>
              <w:t>DRAFT</w:t>
            </w:r>
            <w:r w:rsidRPr="0037687F">
              <w:rPr>
                <w:b/>
                <w:bCs/>
                <w:szCs w:val="24"/>
              </w:rPr>
              <w:fldChar w:fldCharType="end"/>
            </w:r>
          </w:p>
        </w:tc>
        <w:tc>
          <w:tcPr>
            <w:tcW w:w="1103" w:type="pct"/>
            <w:gridSpan w:val="3"/>
          </w:tcPr>
          <w:p w14:paraId="108A4868"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Release Date:</w:t>
            </w:r>
          </w:p>
        </w:tc>
        <w:tc>
          <w:tcPr>
            <w:tcW w:w="1627" w:type="pct"/>
            <w:gridSpan w:val="2"/>
          </w:tcPr>
          <w:p w14:paraId="2408736F" w14:textId="77777777" w:rsidR="002B5560" w:rsidRPr="0037687F" w:rsidRDefault="002B5560" w:rsidP="000030C7">
            <w:pPr>
              <w:pStyle w:val="BodyText"/>
              <w:tabs>
                <w:tab w:val="center" w:pos="4320"/>
                <w:tab w:val="right" w:pos="8640"/>
              </w:tabs>
              <w:spacing w:after="240"/>
              <w:rPr>
                <w:b/>
                <w:bCs/>
                <w:szCs w:val="24"/>
              </w:rPr>
            </w:pPr>
            <w:r w:rsidRPr="0037687F">
              <w:rPr>
                <w:b/>
                <w:bCs/>
                <w:szCs w:val="24"/>
              </w:rPr>
              <w:fldChar w:fldCharType="begin"/>
            </w:r>
            <w:r w:rsidRPr="0037687F">
              <w:rPr>
                <w:b/>
                <w:bCs/>
                <w:szCs w:val="24"/>
              </w:rPr>
              <w:instrText xml:space="preserve"> DOCPROPERTY  "Date released" </w:instrText>
            </w:r>
            <w:r w:rsidRPr="0037687F">
              <w:rPr>
                <w:b/>
                <w:bCs/>
                <w:szCs w:val="24"/>
              </w:rPr>
              <w:fldChar w:fldCharType="separate"/>
            </w:r>
            <w:r w:rsidR="00502FF6">
              <w:rPr>
                <w:b/>
                <w:bCs/>
                <w:szCs w:val="24"/>
              </w:rPr>
              <w:t>2016/06/01</w:t>
            </w:r>
            <w:r w:rsidRPr="0037687F">
              <w:rPr>
                <w:b/>
                <w:bCs/>
                <w:szCs w:val="24"/>
              </w:rPr>
              <w:fldChar w:fldCharType="end"/>
            </w:r>
          </w:p>
        </w:tc>
      </w:tr>
      <w:tr w:rsidR="002B5560" w:rsidRPr="00E335F1" w14:paraId="2A487906" w14:textId="77777777" w:rsidTr="00066075">
        <w:trPr>
          <w:trHeight w:val="552"/>
        </w:trPr>
        <w:tc>
          <w:tcPr>
            <w:tcW w:w="1102" w:type="pct"/>
          </w:tcPr>
          <w:p w14:paraId="244B3287" w14:textId="77777777" w:rsidR="002B5560" w:rsidRPr="0037687F" w:rsidRDefault="002B5560" w:rsidP="003762FB">
            <w:pPr>
              <w:pStyle w:val="BodyText"/>
              <w:tabs>
                <w:tab w:val="center" w:pos="4320"/>
                <w:tab w:val="right" w:pos="8640"/>
              </w:tabs>
              <w:spacing w:after="120"/>
              <w:rPr>
                <w:b/>
                <w:bCs/>
                <w:szCs w:val="24"/>
              </w:rPr>
            </w:pPr>
            <w:r w:rsidRPr="0037687F">
              <w:rPr>
                <w:b/>
                <w:bCs/>
                <w:szCs w:val="24"/>
              </w:rPr>
              <w:t>Author(s):</w:t>
            </w:r>
          </w:p>
        </w:tc>
        <w:tc>
          <w:tcPr>
            <w:tcW w:w="3898" w:type="pct"/>
            <w:gridSpan w:val="6"/>
          </w:tcPr>
          <w:p w14:paraId="73DE17EB" w14:textId="77777777" w:rsidR="002B5560" w:rsidRPr="0037687F" w:rsidRDefault="002B5560" w:rsidP="000030C7">
            <w:pPr>
              <w:pStyle w:val="BodyText"/>
              <w:tabs>
                <w:tab w:val="center" w:pos="4320"/>
                <w:tab w:val="right" w:pos="8640"/>
              </w:tabs>
              <w:spacing w:after="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sidR="0037687F" w:rsidRPr="0037687F">
              <w:rPr>
                <w:b/>
                <w:bCs/>
                <w:noProof/>
                <w:szCs w:val="24"/>
              </w:rPr>
              <w:t>Thomas Lindner</w:t>
            </w:r>
            <w:r w:rsidRPr="0037687F">
              <w:rPr>
                <w:b/>
                <w:bCs/>
                <w:szCs w:val="24"/>
              </w:rPr>
              <w:fldChar w:fldCharType="end"/>
            </w:r>
          </w:p>
        </w:tc>
      </w:tr>
      <w:tr w:rsidR="002B5560" w:rsidRPr="00E335F1" w14:paraId="5E270A9B" w14:textId="77777777" w:rsidTr="00066075">
        <w:tc>
          <w:tcPr>
            <w:tcW w:w="1102" w:type="pct"/>
            <w:tcBorders>
              <w:bottom w:val="single" w:sz="4" w:space="0" w:color="auto"/>
            </w:tcBorders>
          </w:tcPr>
          <w:p w14:paraId="3957AF53" w14:textId="77777777" w:rsidR="002B5560" w:rsidRPr="00E335F1" w:rsidRDefault="002B5560" w:rsidP="003762FB">
            <w:pPr>
              <w:pStyle w:val="BodyText"/>
              <w:tabs>
                <w:tab w:val="center" w:pos="4320"/>
                <w:tab w:val="right" w:pos="8640"/>
              </w:tabs>
              <w:spacing w:after="120"/>
              <w:rPr>
                <w:b/>
                <w:bCs/>
              </w:rPr>
            </w:pPr>
          </w:p>
        </w:tc>
        <w:tc>
          <w:tcPr>
            <w:tcW w:w="1168" w:type="pct"/>
            <w:tcBorders>
              <w:bottom w:val="single" w:sz="4" w:space="0" w:color="auto"/>
            </w:tcBorders>
          </w:tcPr>
          <w:p w14:paraId="73EDDC50" w14:textId="77777777" w:rsidR="002B5560" w:rsidRPr="00E335F1" w:rsidRDefault="002B5560" w:rsidP="000030C7">
            <w:pPr>
              <w:pStyle w:val="BodyText"/>
              <w:tabs>
                <w:tab w:val="center" w:pos="4320"/>
                <w:tab w:val="right" w:pos="8640"/>
              </w:tabs>
              <w:spacing w:after="0"/>
              <w:rPr>
                <w:b/>
                <w:bCs/>
              </w:rPr>
            </w:pPr>
          </w:p>
        </w:tc>
        <w:tc>
          <w:tcPr>
            <w:tcW w:w="1721" w:type="pct"/>
            <w:gridSpan w:val="4"/>
            <w:tcBorders>
              <w:bottom w:val="single" w:sz="4" w:space="0" w:color="auto"/>
            </w:tcBorders>
          </w:tcPr>
          <w:p w14:paraId="0729EF1D" w14:textId="77777777" w:rsidR="002B5560" w:rsidRPr="00E335F1" w:rsidRDefault="002B5560" w:rsidP="003762FB">
            <w:pPr>
              <w:pStyle w:val="BodyText"/>
              <w:tabs>
                <w:tab w:val="center" w:pos="4320"/>
                <w:tab w:val="right" w:pos="8640"/>
              </w:tabs>
              <w:spacing w:after="120"/>
              <w:rPr>
                <w:b/>
                <w:bCs/>
              </w:rPr>
            </w:pPr>
          </w:p>
        </w:tc>
        <w:tc>
          <w:tcPr>
            <w:tcW w:w="1009" w:type="pct"/>
            <w:tcBorders>
              <w:bottom w:val="single" w:sz="4" w:space="0" w:color="auto"/>
            </w:tcBorders>
          </w:tcPr>
          <w:p w14:paraId="6EC6DD5C" w14:textId="77777777" w:rsidR="002B5560" w:rsidRPr="00E335F1" w:rsidRDefault="002B5560" w:rsidP="003762FB">
            <w:pPr>
              <w:pStyle w:val="BodyText"/>
              <w:tabs>
                <w:tab w:val="center" w:pos="4320"/>
                <w:tab w:val="right" w:pos="8640"/>
              </w:tabs>
              <w:spacing w:after="120"/>
              <w:rPr>
                <w:b/>
                <w:bCs/>
              </w:rPr>
            </w:pPr>
          </w:p>
        </w:tc>
      </w:tr>
      <w:tr w:rsidR="00066075" w:rsidRPr="00E335F1" w14:paraId="157EDED8" w14:textId="77777777" w:rsidTr="00066075">
        <w:tc>
          <w:tcPr>
            <w:tcW w:w="1102" w:type="pct"/>
            <w:tcBorders>
              <w:top w:val="single" w:sz="4" w:space="0" w:color="auto"/>
              <w:left w:val="single" w:sz="4" w:space="0" w:color="auto"/>
              <w:bottom w:val="single" w:sz="4" w:space="0" w:color="auto"/>
              <w:right w:val="single" w:sz="4" w:space="0" w:color="auto"/>
            </w:tcBorders>
            <w:noWrap/>
          </w:tcPr>
          <w:p w14:paraId="1ACEC3A3" w14:textId="77777777" w:rsidR="00066075" w:rsidRPr="0037687F" w:rsidRDefault="00066075" w:rsidP="003762FB">
            <w:pPr>
              <w:pStyle w:val="BodyText"/>
              <w:tabs>
                <w:tab w:val="center" w:pos="4320"/>
                <w:tab w:val="right" w:pos="8640"/>
              </w:tabs>
              <w:spacing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tcPr>
          <w:p w14:paraId="09340A34"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Name:</w:t>
            </w:r>
          </w:p>
        </w:tc>
        <w:tc>
          <w:tcPr>
            <w:tcW w:w="2730" w:type="pct"/>
            <w:gridSpan w:val="5"/>
            <w:tcBorders>
              <w:top w:val="single" w:sz="4" w:space="0" w:color="auto"/>
              <w:left w:val="single" w:sz="4" w:space="0" w:color="auto"/>
              <w:bottom w:val="single" w:sz="4" w:space="0" w:color="auto"/>
              <w:right w:val="single" w:sz="4" w:space="0" w:color="auto"/>
            </w:tcBorders>
            <w:noWrap/>
          </w:tcPr>
          <w:p w14:paraId="2C781308" w14:textId="77777777" w:rsidR="00066075" w:rsidRPr="0037687F" w:rsidRDefault="00066075" w:rsidP="0037687F">
            <w:pPr>
              <w:pStyle w:val="BodyText"/>
              <w:tabs>
                <w:tab w:val="center" w:pos="4320"/>
                <w:tab w:val="right" w:pos="8640"/>
              </w:tabs>
              <w:spacing w:before="120" w:after="120"/>
              <w:rPr>
                <w:b/>
                <w:bCs/>
                <w:szCs w:val="24"/>
              </w:rPr>
            </w:pPr>
            <w:r w:rsidRPr="0037687F">
              <w:rPr>
                <w:b/>
                <w:bCs/>
                <w:szCs w:val="24"/>
              </w:rPr>
              <w:t>Signature:</w:t>
            </w:r>
          </w:p>
        </w:tc>
      </w:tr>
      <w:tr w:rsidR="00502FF6" w:rsidRPr="00E335F1" w14:paraId="47206EAE" w14:textId="77777777" w:rsidTr="00066075">
        <w:trPr>
          <w:trHeight w:val="529"/>
        </w:trPr>
        <w:tc>
          <w:tcPr>
            <w:tcW w:w="1102" w:type="pct"/>
            <w:tcBorders>
              <w:top w:val="single" w:sz="4" w:space="0" w:color="auto"/>
              <w:left w:val="single" w:sz="4" w:space="0" w:color="auto"/>
              <w:bottom w:val="single" w:sz="4" w:space="0" w:color="auto"/>
              <w:right w:val="single" w:sz="4" w:space="0" w:color="auto"/>
            </w:tcBorders>
            <w:noWrap/>
            <w:vAlign w:val="center"/>
          </w:tcPr>
          <w:p w14:paraId="3F37BC24"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Author:</w:t>
            </w:r>
          </w:p>
        </w:tc>
        <w:tc>
          <w:tcPr>
            <w:tcW w:w="1168" w:type="pct"/>
            <w:tcBorders>
              <w:top w:val="single" w:sz="4" w:space="0" w:color="auto"/>
              <w:left w:val="single" w:sz="4" w:space="0" w:color="auto"/>
              <w:bottom w:val="single" w:sz="4" w:space="0" w:color="auto"/>
              <w:right w:val="single" w:sz="4" w:space="0" w:color="auto"/>
            </w:tcBorders>
            <w:noWrap/>
            <w:vAlign w:val="center"/>
          </w:tcPr>
          <w:p w14:paraId="58398958"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fldChar w:fldCharType="begin"/>
            </w:r>
            <w:r w:rsidRPr="0037687F">
              <w:rPr>
                <w:b/>
                <w:bCs/>
                <w:szCs w:val="24"/>
              </w:rPr>
              <w:instrText xml:space="preserve"> AUTHOR  </w:instrText>
            </w:r>
            <w:r w:rsidRPr="0037687F">
              <w:rPr>
                <w:b/>
                <w:bCs/>
                <w:szCs w:val="24"/>
              </w:rPr>
              <w:fldChar w:fldCharType="separate"/>
            </w:r>
            <w:r>
              <w:rPr>
                <w:b/>
                <w:bCs/>
                <w:noProof/>
                <w:szCs w:val="24"/>
              </w:rPr>
              <w:t>Thomas Lindner</w:t>
            </w:r>
            <w:r w:rsidRPr="0037687F">
              <w:rPr>
                <w:b/>
                <w:bCs/>
                <w:szCs w:val="24"/>
              </w:rPr>
              <w:fldChar w:fldCharType="end"/>
            </w:r>
          </w:p>
        </w:tc>
        <w:tc>
          <w:tcPr>
            <w:tcW w:w="2730" w:type="pct"/>
            <w:gridSpan w:val="5"/>
            <w:vMerge w:val="restart"/>
            <w:tcBorders>
              <w:top w:val="single" w:sz="4" w:space="0" w:color="auto"/>
              <w:left w:val="single" w:sz="4" w:space="0" w:color="auto"/>
              <w:right w:val="single" w:sz="4" w:space="0" w:color="auto"/>
            </w:tcBorders>
            <w:noWrap/>
            <w:vAlign w:val="center"/>
          </w:tcPr>
          <w:p w14:paraId="3256CDC3" w14:textId="77777777" w:rsidR="00502FF6" w:rsidRPr="0037687F" w:rsidRDefault="00502FF6" w:rsidP="003762FB">
            <w:pPr>
              <w:pStyle w:val="BodyText"/>
              <w:tabs>
                <w:tab w:val="center" w:pos="4320"/>
                <w:tab w:val="right" w:pos="8640"/>
              </w:tabs>
              <w:spacing w:after="120"/>
              <w:rPr>
                <w:b/>
                <w:bCs/>
                <w:szCs w:val="24"/>
              </w:rPr>
            </w:pPr>
            <w:r>
              <w:rPr>
                <w:b/>
                <w:bCs/>
                <w:szCs w:val="24"/>
              </w:rPr>
              <w:t>APPROVAL RECORD</w:t>
            </w:r>
          </w:p>
        </w:tc>
      </w:tr>
      <w:tr w:rsidR="00502FF6" w:rsidRPr="00E335F1" w14:paraId="61B3C5F3" w14:textId="77777777" w:rsidTr="008C60ED">
        <w:trPr>
          <w:trHeight w:val="529"/>
        </w:trPr>
        <w:tc>
          <w:tcPr>
            <w:tcW w:w="1102" w:type="pct"/>
            <w:vMerge w:val="restart"/>
            <w:tcBorders>
              <w:top w:val="single" w:sz="4" w:space="0" w:color="auto"/>
              <w:left w:val="single" w:sz="4" w:space="0" w:color="auto"/>
              <w:right w:val="single" w:sz="4" w:space="0" w:color="auto"/>
            </w:tcBorders>
            <w:noWrap/>
            <w:vAlign w:val="center"/>
          </w:tcPr>
          <w:p w14:paraId="4242F5EF" w14:textId="77777777" w:rsidR="00502FF6" w:rsidRPr="0037687F" w:rsidRDefault="00502FF6" w:rsidP="00066075">
            <w:pPr>
              <w:pStyle w:val="BodyText"/>
              <w:tabs>
                <w:tab w:val="center" w:pos="4320"/>
                <w:tab w:val="right" w:pos="8640"/>
              </w:tabs>
              <w:spacing w:before="120" w:after="120"/>
              <w:rPr>
                <w:b/>
                <w:bCs/>
                <w:szCs w:val="24"/>
              </w:rPr>
            </w:pPr>
            <w:r w:rsidRPr="0037687F">
              <w:rPr>
                <w:b/>
                <w:bCs/>
                <w:szCs w:val="24"/>
              </w:rPr>
              <w:t>Reviewed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1DE19ACF" w14:textId="015F99CD" w:rsidR="00502FF6" w:rsidRPr="0037687F" w:rsidRDefault="00502FF6" w:rsidP="00066075">
            <w:pPr>
              <w:pStyle w:val="BodyText"/>
              <w:tabs>
                <w:tab w:val="center" w:pos="4320"/>
                <w:tab w:val="right" w:pos="8640"/>
              </w:tabs>
              <w:spacing w:before="120" w:after="120"/>
              <w:rPr>
                <w:b/>
                <w:bCs/>
                <w:szCs w:val="24"/>
              </w:rPr>
            </w:pPr>
            <w:r>
              <w:rPr>
                <w:b/>
                <w:bCs/>
                <w:szCs w:val="24"/>
              </w:rPr>
              <w:t>Cam Marshall</w:t>
            </w:r>
            <w:r w:rsidRPr="0037687F">
              <w:rPr>
                <w:b/>
                <w:bCs/>
                <w:szCs w:val="24"/>
              </w:rPr>
              <w:fldChar w:fldCharType="begin"/>
            </w:r>
            <w:r w:rsidRPr="0037687F">
              <w:rPr>
                <w:b/>
                <w:bCs/>
                <w:szCs w:val="24"/>
              </w:rPr>
              <w:instrText xml:space="preserve"> ASK  "Please enter the name of the person that reviewed this document."  \* MERGEFORMAT </w:instrText>
            </w:r>
            <w:r w:rsidRPr="0037687F">
              <w:rPr>
                <w:b/>
                <w:bCs/>
                <w:szCs w:val="24"/>
              </w:rPr>
              <w:fldChar w:fldCharType="end"/>
            </w:r>
          </w:p>
        </w:tc>
        <w:tc>
          <w:tcPr>
            <w:tcW w:w="2730" w:type="pct"/>
            <w:gridSpan w:val="5"/>
            <w:vMerge/>
            <w:tcBorders>
              <w:left w:val="single" w:sz="4" w:space="0" w:color="auto"/>
              <w:right w:val="single" w:sz="4" w:space="0" w:color="auto"/>
            </w:tcBorders>
            <w:noWrap/>
            <w:vAlign w:val="center"/>
          </w:tcPr>
          <w:p w14:paraId="72FCA786"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6C6C0918" w14:textId="77777777" w:rsidTr="002D1216">
        <w:trPr>
          <w:trHeight w:val="550"/>
        </w:trPr>
        <w:tc>
          <w:tcPr>
            <w:tcW w:w="1102" w:type="pct"/>
            <w:vMerge/>
            <w:tcBorders>
              <w:left w:val="single" w:sz="4" w:space="0" w:color="auto"/>
              <w:right w:val="single" w:sz="4" w:space="0" w:color="auto"/>
            </w:tcBorders>
            <w:noWrap/>
            <w:vAlign w:val="center"/>
          </w:tcPr>
          <w:p w14:paraId="48BDE84C" w14:textId="23667DBE"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38859077" w14:textId="4B9C09A4" w:rsidR="00502FF6" w:rsidRPr="0037687F" w:rsidRDefault="00502FF6" w:rsidP="00066075">
            <w:pPr>
              <w:pStyle w:val="BodyText"/>
              <w:tabs>
                <w:tab w:val="center" w:pos="4320"/>
                <w:tab w:val="right" w:pos="8640"/>
              </w:tabs>
              <w:spacing w:before="120" w:after="120"/>
              <w:rPr>
                <w:b/>
                <w:bCs/>
                <w:szCs w:val="24"/>
              </w:rPr>
            </w:pPr>
            <w:r>
              <w:rPr>
                <w:b/>
                <w:bCs/>
                <w:szCs w:val="24"/>
              </w:rPr>
              <w:t>Des Ramsay</w:t>
            </w:r>
          </w:p>
        </w:tc>
        <w:tc>
          <w:tcPr>
            <w:tcW w:w="2730" w:type="pct"/>
            <w:gridSpan w:val="5"/>
            <w:vMerge/>
            <w:tcBorders>
              <w:left w:val="single" w:sz="4" w:space="0" w:color="auto"/>
              <w:right w:val="single" w:sz="4" w:space="0" w:color="auto"/>
            </w:tcBorders>
            <w:noWrap/>
            <w:vAlign w:val="center"/>
          </w:tcPr>
          <w:p w14:paraId="7703EB6F"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5EBF961A" w14:textId="77777777" w:rsidTr="008C60ED">
        <w:trPr>
          <w:trHeight w:val="550"/>
        </w:trPr>
        <w:tc>
          <w:tcPr>
            <w:tcW w:w="1102" w:type="pct"/>
            <w:vMerge/>
            <w:tcBorders>
              <w:left w:val="single" w:sz="4" w:space="0" w:color="auto"/>
              <w:right w:val="single" w:sz="4" w:space="0" w:color="auto"/>
            </w:tcBorders>
            <w:noWrap/>
            <w:vAlign w:val="center"/>
          </w:tcPr>
          <w:p w14:paraId="67E9BA28"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0C978A25" w14:textId="76EE5D6D" w:rsidR="00502FF6" w:rsidRDefault="00502FF6" w:rsidP="00066075">
            <w:pPr>
              <w:pStyle w:val="BodyText"/>
              <w:tabs>
                <w:tab w:val="center" w:pos="4320"/>
                <w:tab w:val="right" w:pos="8640"/>
              </w:tabs>
              <w:spacing w:before="120" w:after="120"/>
              <w:rPr>
                <w:b/>
                <w:bCs/>
                <w:szCs w:val="24"/>
              </w:rPr>
            </w:pPr>
            <w:r>
              <w:rPr>
                <w:b/>
                <w:bCs/>
                <w:szCs w:val="24"/>
              </w:rPr>
              <w:t>Violeta Toma</w:t>
            </w:r>
          </w:p>
        </w:tc>
        <w:tc>
          <w:tcPr>
            <w:tcW w:w="2730" w:type="pct"/>
            <w:gridSpan w:val="5"/>
            <w:vMerge/>
            <w:tcBorders>
              <w:left w:val="single" w:sz="4" w:space="0" w:color="auto"/>
              <w:right w:val="single" w:sz="4" w:space="0" w:color="auto"/>
            </w:tcBorders>
            <w:noWrap/>
            <w:vAlign w:val="center"/>
          </w:tcPr>
          <w:p w14:paraId="2C9B595A"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078FC664" w14:textId="77777777" w:rsidTr="008C60ED">
        <w:trPr>
          <w:trHeight w:val="550"/>
        </w:trPr>
        <w:tc>
          <w:tcPr>
            <w:tcW w:w="1102" w:type="pct"/>
            <w:vMerge/>
            <w:tcBorders>
              <w:left w:val="single" w:sz="4" w:space="0" w:color="auto"/>
              <w:right w:val="single" w:sz="4" w:space="0" w:color="auto"/>
            </w:tcBorders>
            <w:noWrap/>
            <w:vAlign w:val="center"/>
          </w:tcPr>
          <w:p w14:paraId="42EC097C"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7434BCA6" w14:textId="31BA9EA1" w:rsidR="00502FF6" w:rsidRDefault="00502FF6" w:rsidP="00066075">
            <w:pPr>
              <w:pStyle w:val="BodyText"/>
              <w:tabs>
                <w:tab w:val="center" w:pos="4320"/>
                <w:tab w:val="right" w:pos="8640"/>
              </w:tabs>
              <w:spacing w:before="120" w:after="120"/>
              <w:rPr>
                <w:b/>
                <w:bCs/>
                <w:szCs w:val="24"/>
              </w:rPr>
            </w:pPr>
            <w:r>
              <w:rPr>
                <w:b/>
                <w:bCs/>
                <w:szCs w:val="24"/>
              </w:rPr>
              <w:t xml:space="preserve">Rod </w:t>
            </w:r>
            <w:proofErr w:type="spellStart"/>
            <w:r>
              <w:rPr>
                <w:b/>
                <w:bCs/>
                <w:szCs w:val="24"/>
              </w:rPr>
              <w:t>Nussbaumer</w:t>
            </w:r>
            <w:proofErr w:type="spellEnd"/>
          </w:p>
        </w:tc>
        <w:tc>
          <w:tcPr>
            <w:tcW w:w="2730" w:type="pct"/>
            <w:gridSpan w:val="5"/>
            <w:vMerge/>
            <w:tcBorders>
              <w:left w:val="single" w:sz="4" w:space="0" w:color="auto"/>
              <w:right w:val="single" w:sz="4" w:space="0" w:color="auto"/>
            </w:tcBorders>
            <w:noWrap/>
            <w:vAlign w:val="center"/>
          </w:tcPr>
          <w:p w14:paraId="26362E02"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239E1F76" w14:textId="77777777" w:rsidTr="008C60ED">
        <w:trPr>
          <w:trHeight w:val="550"/>
        </w:trPr>
        <w:tc>
          <w:tcPr>
            <w:tcW w:w="1102" w:type="pct"/>
            <w:vMerge/>
            <w:tcBorders>
              <w:left w:val="single" w:sz="4" w:space="0" w:color="auto"/>
              <w:bottom w:val="single" w:sz="4" w:space="0" w:color="auto"/>
              <w:right w:val="single" w:sz="4" w:space="0" w:color="auto"/>
            </w:tcBorders>
            <w:noWrap/>
            <w:vAlign w:val="center"/>
          </w:tcPr>
          <w:p w14:paraId="08D646F1" w14:textId="77777777" w:rsidR="00502FF6" w:rsidRPr="0037687F" w:rsidRDefault="00502FF6" w:rsidP="00066075">
            <w:pPr>
              <w:pStyle w:val="BodyText"/>
              <w:tabs>
                <w:tab w:val="center" w:pos="4320"/>
                <w:tab w:val="right" w:pos="8640"/>
              </w:tabs>
              <w:spacing w:before="120" w:after="120"/>
              <w:rPr>
                <w:b/>
                <w:bCs/>
                <w:szCs w:val="24"/>
              </w:rPr>
            </w:pPr>
          </w:p>
        </w:tc>
        <w:tc>
          <w:tcPr>
            <w:tcW w:w="1168" w:type="pct"/>
            <w:tcBorders>
              <w:top w:val="single" w:sz="4" w:space="0" w:color="auto"/>
              <w:left w:val="single" w:sz="4" w:space="0" w:color="auto"/>
              <w:bottom w:val="single" w:sz="4" w:space="0" w:color="auto"/>
              <w:right w:val="single" w:sz="4" w:space="0" w:color="auto"/>
            </w:tcBorders>
            <w:noWrap/>
            <w:vAlign w:val="center"/>
          </w:tcPr>
          <w:p w14:paraId="1F6C34B0" w14:textId="0429B2C2" w:rsidR="00502FF6" w:rsidRDefault="00502FF6" w:rsidP="00066075">
            <w:pPr>
              <w:pStyle w:val="BodyText"/>
              <w:tabs>
                <w:tab w:val="center" w:pos="4320"/>
                <w:tab w:val="right" w:pos="8640"/>
              </w:tabs>
              <w:spacing w:before="120" w:after="120"/>
              <w:rPr>
                <w:b/>
                <w:bCs/>
                <w:szCs w:val="24"/>
              </w:rPr>
            </w:pPr>
            <w:r>
              <w:rPr>
                <w:b/>
                <w:bCs/>
                <w:szCs w:val="24"/>
              </w:rPr>
              <w:t>Daryl Bishop</w:t>
            </w:r>
          </w:p>
        </w:tc>
        <w:tc>
          <w:tcPr>
            <w:tcW w:w="2730" w:type="pct"/>
            <w:gridSpan w:val="5"/>
            <w:vMerge/>
            <w:tcBorders>
              <w:left w:val="single" w:sz="4" w:space="0" w:color="auto"/>
              <w:right w:val="single" w:sz="4" w:space="0" w:color="auto"/>
            </w:tcBorders>
            <w:noWrap/>
            <w:vAlign w:val="center"/>
          </w:tcPr>
          <w:p w14:paraId="152E1311" w14:textId="77777777" w:rsidR="00502FF6" w:rsidRPr="0037687F" w:rsidRDefault="00502FF6" w:rsidP="003762FB">
            <w:pPr>
              <w:pStyle w:val="BodyText"/>
              <w:tabs>
                <w:tab w:val="center" w:pos="4320"/>
                <w:tab w:val="right" w:pos="8640"/>
              </w:tabs>
              <w:spacing w:after="120"/>
              <w:rPr>
                <w:b/>
                <w:bCs/>
                <w:szCs w:val="24"/>
              </w:rPr>
            </w:pPr>
          </w:p>
        </w:tc>
      </w:tr>
      <w:tr w:rsidR="00502FF6" w:rsidRPr="00E335F1" w14:paraId="4B56DA5C" w14:textId="77777777" w:rsidTr="00066075">
        <w:trPr>
          <w:trHeight w:val="550"/>
        </w:trPr>
        <w:tc>
          <w:tcPr>
            <w:tcW w:w="1102" w:type="pct"/>
            <w:tcBorders>
              <w:top w:val="single" w:sz="4" w:space="0" w:color="auto"/>
              <w:left w:val="single" w:sz="4" w:space="0" w:color="auto"/>
              <w:bottom w:val="single" w:sz="4" w:space="0" w:color="auto"/>
              <w:right w:val="single" w:sz="4" w:space="0" w:color="auto"/>
            </w:tcBorders>
            <w:noWrap/>
            <w:vAlign w:val="center"/>
          </w:tcPr>
          <w:p w14:paraId="01514A99" w14:textId="2DF29BDF" w:rsidR="00502FF6" w:rsidRPr="0037687F" w:rsidRDefault="00502FF6" w:rsidP="00066075">
            <w:pPr>
              <w:pStyle w:val="BodyText"/>
              <w:tabs>
                <w:tab w:val="center" w:pos="4320"/>
                <w:tab w:val="right" w:pos="8640"/>
              </w:tabs>
              <w:spacing w:before="120" w:after="120"/>
              <w:rPr>
                <w:b/>
                <w:bCs/>
                <w:szCs w:val="24"/>
              </w:rPr>
            </w:pPr>
            <w:r w:rsidRPr="0037687F">
              <w:rPr>
                <w:b/>
                <w:bCs/>
                <w:szCs w:val="24"/>
              </w:rPr>
              <w:t>Approved By:</w:t>
            </w:r>
          </w:p>
        </w:tc>
        <w:tc>
          <w:tcPr>
            <w:tcW w:w="1168" w:type="pct"/>
            <w:tcBorders>
              <w:top w:val="single" w:sz="4" w:space="0" w:color="auto"/>
              <w:left w:val="single" w:sz="4" w:space="0" w:color="auto"/>
              <w:bottom w:val="single" w:sz="4" w:space="0" w:color="auto"/>
              <w:right w:val="single" w:sz="4" w:space="0" w:color="auto"/>
            </w:tcBorders>
            <w:noWrap/>
            <w:vAlign w:val="center"/>
          </w:tcPr>
          <w:p w14:paraId="26A76FBA" w14:textId="5E03EABA" w:rsidR="00502FF6" w:rsidRDefault="00502FF6" w:rsidP="00066075">
            <w:pPr>
              <w:pStyle w:val="BodyText"/>
              <w:tabs>
                <w:tab w:val="center" w:pos="4320"/>
                <w:tab w:val="right" w:pos="8640"/>
              </w:tabs>
              <w:spacing w:before="120" w:after="120"/>
              <w:rPr>
                <w:b/>
                <w:bCs/>
                <w:szCs w:val="24"/>
              </w:rPr>
            </w:pPr>
            <w:r>
              <w:rPr>
                <w:b/>
                <w:bCs/>
                <w:szCs w:val="24"/>
              </w:rPr>
              <w:t>Larry Lee</w:t>
            </w:r>
          </w:p>
        </w:tc>
        <w:tc>
          <w:tcPr>
            <w:tcW w:w="2730" w:type="pct"/>
            <w:gridSpan w:val="5"/>
            <w:vMerge/>
            <w:tcBorders>
              <w:left w:val="single" w:sz="4" w:space="0" w:color="auto"/>
              <w:bottom w:val="single" w:sz="4" w:space="0" w:color="auto"/>
              <w:right w:val="single" w:sz="4" w:space="0" w:color="auto"/>
            </w:tcBorders>
            <w:noWrap/>
            <w:vAlign w:val="center"/>
          </w:tcPr>
          <w:p w14:paraId="0076097E" w14:textId="77777777" w:rsidR="00502FF6" w:rsidRPr="0037687F" w:rsidRDefault="00502FF6" w:rsidP="003762FB">
            <w:pPr>
              <w:pStyle w:val="BodyText"/>
              <w:tabs>
                <w:tab w:val="center" w:pos="4320"/>
                <w:tab w:val="right" w:pos="8640"/>
              </w:tabs>
              <w:spacing w:after="120"/>
              <w:rPr>
                <w:b/>
                <w:bCs/>
                <w:szCs w:val="24"/>
              </w:rPr>
            </w:pPr>
          </w:p>
        </w:tc>
      </w:tr>
    </w:tbl>
    <w:p w14:paraId="07A5BCA8" w14:textId="2A662230" w:rsidR="002B5560" w:rsidRDefault="00EB4489" w:rsidP="002B5560">
      <w:pPr>
        <w:pStyle w:val="Caption"/>
        <w:keepNext/>
        <w:spacing w:before="0"/>
        <w:jc w:val="center"/>
      </w:pPr>
      <w:r>
        <w:rPr>
          <w:noProof/>
          <w:lang w:val="en-CA" w:eastAsia="en-CA"/>
        </w:rPr>
        <mc:AlternateContent>
          <mc:Choice Requires="wps">
            <w:drawing>
              <wp:anchor distT="0" distB="0" distL="114300" distR="114300" simplePos="0" relativeHeight="251661312" behindDoc="0" locked="1" layoutInCell="0" allowOverlap="0" wp14:anchorId="2247FA16" wp14:editId="249605B8">
                <wp:simplePos x="0" y="0"/>
                <wp:positionH relativeFrom="column">
                  <wp:posOffset>323850</wp:posOffset>
                </wp:positionH>
                <wp:positionV relativeFrom="margin">
                  <wp:posOffset>6985635</wp:posOffset>
                </wp:positionV>
                <wp:extent cx="5486400" cy="495300"/>
                <wp:effectExtent l="0" t="0" r="25400" b="38100"/>
                <wp:wrapTopAndBottom/>
                <wp:docPr id="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95300"/>
                        </a:xfrm>
                        <a:prstGeom prst="rect">
                          <a:avLst/>
                        </a:prstGeom>
                        <a:solidFill>
                          <a:srgbClr val="FFFFFF"/>
                        </a:solidFill>
                        <a:ln w="9525">
                          <a:solidFill>
                            <a:srgbClr val="000000"/>
                          </a:solidFill>
                          <a:miter lim="800000"/>
                          <a:headEnd/>
                          <a:tailEnd/>
                        </a:ln>
                      </wps:spPr>
                      <wps:txb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5.5pt;margin-top:550.05pt;width:6in;height: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" o:allowincell="f" o:allowoverlap="f">
                <v:textbox>
                  <w:txbxContent>
                    <w:p w14:paraId="0E05F550" w14:textId="77777777" w:rsidR="002B5560" w:rsidRPr="001C3F39" w:rsidRDefault="002B5560" w:rsidP="002B5560">
                      <w:pPr>
                        <w:pStyle w:val="BodyText"/>
                        <w:spacing w:after="0"/>
                        <w:rPr>
                          <w:b/>
                          <w:bCs/>
                          <w:i/>
                          <w:sz w:val="22"/>
                          <w:szCs w:val="22"/>
                          <w:u w:val="single"/>
                        </w:rPr>
                      </w:pPr>
                      <w:r w:rsidRPr="001C3F39">
                        <w:rPr>
                          <w:i/>
                          <w:sz w:val="22"/>
                          <w:szCs w:val="22"/>
                          <w:u w:val="single"/>
                        </w:rPr>
                        <w:t>Note</w:t>
                      </w:r>
                      <w:r w:rsidRPr="001C3F39">
                        <w:rPr>
                          <w:i/>
                          <w:sz w:val="22"/>
                          <w:szCs w:val="22"/>
                        </w:rPr>
                        <w:t>: Before using a copy (electronic or printed) of this document you must ensure that your copy is identical to the released document, which is stored on TRIUMF’s document server.</w:t>
                      </w:r>
                    </w:p>
                  </w:txbxContent>
                </v:textbox>
                <w10:wrap type="topAndBottom" anchory="margin"/>
                <w10:anchorlock/>
              </v:shape>
            </w:pict>
          </mc:Fallback>
        </mc:AlternateContent>
      </w:r>
      <w:r w:rsidR="002B5560">
        <w:rPr>
          <w:rFonts w:ascii="BAAAAA+TimesNewRomanPS-BoldMT" w:hAnsi="BAAAAA+TimesNewRomanPS-BoldMT" w:cs="BAAAAA+TimesNewRomanPS-BoldMT"/>
          <w:b/>
          <w:bCs/>
          <w:sz w:val="28"/>
          <w:szCs w:val="28"/>
        </w:rPr>
        <w:br w:type="page"/>
      </w:r>
      <w:r w:rsidR="002B5560">
        <w:lastRenderedPageBreak/>
        <w:t>History of Changes</w:t>
      </w:r>
    </w:p>
    <w:tbl>
      <w:tblPr>
        <w:tblW w:w="9214" w:type="dxa"/>
        <w:tblInd w:w="10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ook w:val="00A0" w:firstRow="1" w:lastRow="0" w:firstColumn="1" w:lastColumn="0" w:noHBand="0" w:noVBand="0"/>
      </w:tblPr>
      <w:tblGrid>
        <w:gridCol w:w="1170"/>
        <w:gridCol w:w="1823"/>
        <w:gridCol w:w="3402"/>
        <w:gridCol w:w="2819"/>
      </w:tblGrid>
      <w:tr w:rsidR="002B5560" w14:paraId="551D592E" w14:textId="77777777" w:rsidTr="00E51192">
        <w:tc>
          <w:tcPr>
            <w:tcW w:w="1170" w:type="dxa"/>
            <w:vAlign w:val="center"/>
          </w:tcPr>
          <w:p w14:paraId="7C4331E6" w14:textId="77777777" w:rsidR="002B5560" w:rsidRDefault="002B5560" w:rsidP="003762FB">
            <w:pPr>
              <w:pStyle w:val="TableHeader"/>
            </w:pPr>
            <w:r>
              <w:t>Release Number</w:t>
            </w:r>
          </w:p>
        </w:tc>
        <w:tc>
          <w:tcPr>
            <w:tcW w:w="1823" w:type="dxa"/>
          </w:tcPr>
          <w:p w14:paraId="38DE3F96" w14:textId="77777777" w:rsidR="002B5560" w:rsidRDefault="002B5560" w:rsidP="003762FB">
            <w:pPr>
              <w:pStyle w:val="TableHeader"/>
              <w:rPr>
                <w:color w:val="auto"/>
              </w:rPr>
            </w:pPr>
            <w:r>
              <w:rPr>
                <w:color w:val="auto"/>
              </w:rPr>
              <w:t>Date</w:t>
            </w:r>
          </w:p>
        </w:tc>
        <w:tc>
          <w:tcPr>
            <w:tcW w:w="3402" w:type="dxa"/>
          </w:tcPr>
          <w:p w14:paraId="413A4139" w14:textId="77777777" w:rsidR="002B5560" w:rsidRDefault="002B5560" w:rsidP="003762FB">
            <w:pPr>
              <w:pStyle w:val="TableHeader"/>
              <w:rPr>
                <w:color w:val="auto"/>
              </w:rPr>
            </w:pPr>
            <w:r>
              <w:rPr>
                <w:color w:val="auto"/>
              </w:rPr>
              <w:t>Description of Changes</w:t>
            </w:r>
          </w:p>
        </w:tc>
        <w:tc>
          <w:tcPr>
            <w:tcW w:w="2819" w:type="dxa"/>
            <w:vAlign w:val="center"/>
          </w:tcPr>
          <w:p w14:paraId="72E4F87A" w14:textId="77777777" w:rsidR="002B5560" w:rsidRDefault="002B5560" w:rsidP="003762FB">
            <w:pPr>
              <w:pStyle w:val="TableHeader"/>
              <w:rPr>
                <w:color w:val="auto"/>
              </w:rPr>
            </w:pPr>
            <w:r>
              <w:rPr>
                <w:color w:val="auto"/>
              </w:rPr>
              <w:t>Author(s)</w:t>
            </w:r>
          </w:p>
        </w:tc>
      </w:tr>
      <w:tr w:rsidR="002B5560" w14:paraId="2CFFF3C0" w14:textId="77777777" w:rsidTr="00E51192">
        <w:trPr>
          <w:trHeight w:val="687"/>
        </w:trPr>
        <w:tc>
          <w:tcPr>
            <w:tcW w:w="1170" w:type="dxa"/>
            <w:vAlign w:val="center"/>
          </w:tcPr>
          <w:p w14:paraId="61F31319" w14:textId="77777777" w:rsidR="002B5560" w:rsidRPr="00E51192" w:rsidRDefault="002B5560" w:rsidP="003762FB">
            <w:pPr>
              <w:pStyle w:val="BodyText"/>
              <w:jc w:val="center"/>
              <w:rPr>
                <w:szCs w:val="24"/>
              </w:rPr>
            </w:pPr>
            <w:r w:rsidRPr="00E51192">
              <w:rPr>
                <w:szCs w:val="24"/>
              </w:rPr>
              <w:t>#</w:t>
            </w:r>
            <w:r w:rsidR="00E51192" w:rsidRPr="00E51192">
              <w:rPr>
                <w:szCs w:val="24"/>
              </w:rPr>
              <w:t>01</w:t>
            </w:r>
          </w:p>
        </w:tc>
        <w:tc>
          <w:tcPr>
            <w:tcW w:w="1823" w:type="dxa"/>
            <w:vAlign w:val="center"/>
          </w:tcPr>
          <w:p w14:paraId="45309AAC" w14:textId="091884C6" w:rsidR="002B5560" w:rsidRPr="00E51192" w:rsidRDefault="00502FF6" w:rsidP="003762FB">
            <w:pPr>
              <w:pStyle w:val="BodyText"/>
              <w:rPr>
                <w:szCs w:val="24"/>
              </w:rPr>
            </w:pPr>
            <w:r>
              <w:rPr>
                <w:szCs w:val="24"/>
              </w:rPr>
              <w:t>2016/06/01</w:t>
            </w:r>
          </w:p>
        </w:tc>
        <w:tc>
          <w:tcPr>
            <w:tcW w:w="3402" w:type="dxa"/>
            <w:vAlign w:val="center"/>
          </w:tcPr>
          <w:p w14:paraId="74AA843C" w14:textId="77777777" w:rsidR="002B5560" w:rsidRPr="00E51192" w:rsidDel="007B340C" w:rsidRDefault="00E51192" w:rsidP="003762FB">
            <w:pPr>
              <w:pStyle w:val="BodyText"/>
              <w:rPr>
                <w:szCs w:val="24"/>
              </w:rPr>
            </w:pPr>
            <w:r w:rsidRPr="00E51192">
              <w:rPr>
                <w:szCs w:val="24"/>
              </w:rPr>
              <w:t>Initial release</w:t>
            </w:r>
          </w:p>
        </w:tc>
        <w:tc>
          <w:tcPr>
            <w:tcW w:w="2819" w:type="dxa"/>
            <w:vAlign w:val="center"/>
          </w:tcPr>
          <w:p w14:paraId="4C9FE423" w14:textId="77777777" w:rsidR="002B5560" w:rsidRPr="00E51192" w:rsidRDefault="00E51192" w:rsidP="003762FB">
            <w:pPr>
              <w:pStyle w:val="BodyText"/>
              <w:rPr>
                <w:szCs w:val="24"/>
              </w:rPr>
            </w:pPr>
            <w:r w:rsidRPr="00E51192">
              <w:rPr>
                <w:bCs/>
                <w:szCs w:val="24"/>
              </w:rPr>
              <w:fldChar w:fldCharType="begin"/>
            </w:r>
            <w:r w:rsidRPr="00E51192">
              <w:rPr>
                <w:bCs/>
                <w:szCs w:val="24"/>
              </w:rPr>
              <w:instrText xml:space="preserve"> AUTHOR  </w:instrText>
            </w:r>
            <w:r w:rsidRPr="00E51192">
              <w:rPr>
                <w:bCs/>
                <w:szCs w:val="24"/>
              </w:rPr>
              <w:fldChar w:fldCharType="separate"/>
            </w:r>
            <w:r w:rsidRPr="00E51192">
              <w:rPr>
                <w:bCs/>
                <w:noProof/>
                <w:szCs w:val="24"/>
              </w:rPr>
              <w:t>Thomas Lindner</w:t>
            </w:r>
            <w:r w:rsidRPr="00E51192">
              <w:rPr>
                <w:bCs/>
                <w:szCs w:val="24"/>
              </w:rPr>
              <w:fldChar w:fldCharType="end"/>
            </w:r>
          </w:p>
        </w:tc>
      </w:tr>
      <w:tr w:rsidR="002B5560" w14:paraId="6325BD5F" w14:textId="77777777" w:rsidTr="00E51192">
        <w:trPr>
          <w:trHeight w:val="687"/>
        </w:trPr>
        <w:tc>
          <w:tcPr>
            <w:tcW w:w="1170" w:type="dxa"/>
            <w:vAlign w:val="center"/>
          </w:tcPr>
          <w:p w14:paraId="7236C8D7" w14:textId="77777777" w:rsidR="002B5560" w:rsidRPr="00E51192" w:rsidRDefault="002B5560" w:rsidP="003762FB">
            <w:pPr>
              <w:pStyle w:val="BodyText"/>
              <w:jc w:val="center"/>
              <w:rPr>
                <w:szCs w:val="24"/>
              </w:rPr>
            </w:pPr>
          </w:p>
        </w:tc>
        <w:tc>
          <w:tcPr>
            <w:tcW w:w="1823" w:type="dxa"/>
            <w:vAlign w:val="center"/>
          </w:tcPr>
          <w:p w14:paraId="3AC3D3DF" w14:textId="77777777" w:rsidR="002B5560" w:rsidRPr="00E51192" w:rsidRDefault="002B5560" w:rsidP="003762FB">
            <w:pPr>
              <w:pStyle w:val="BodyText"/>
              <w:rPr>
                <w:szCs w:val="24"/>
              </w:rPr>
            </w:pPr>
          </w:p>
        </w:tc>
        <w:tc>
          <w:tcPr>
            <w:tcW w:w="3402" w:type="dxa"/>
            <w:vAlign w:val="center"/>
          </w:tcPr>
          <w:p w14:paraId="05A3DDEB" w14:textId="77777777" w:rsidR="002B5560" w:rsidRPr="00E51192" w:rsidRDefault="002B5560" w:rsidP="003762FB">
            <w:pPr>
              <w:pStyle w:val="BodyText"/>
              <w:rPr>
                <w:szCs w:val="24"/>
              </w:rPr>
            </w:pPr>
          </w:p>
        </w:tc>
        <w:tc>
          <w:tcPr>
            <w:tcW w:w="2819" w:type="dxa"/>
            <w:vAlign w:val="center"/>
          </w:tcPr>
          <w:p w14:paraId="7A8533EB" w14:textId="77777777" w:rsidR="002B5560" w:rsidRPr="00E51192" w:rsidRDefault="002B5560" w:rsidP="003762FB">
            <w:pPr>
              <w:pStyle w:val="BodyText"/>
              <w:rPr>
                <w:szCs w:val="24"/>
              </w:rPr>
            </w:pPr>
          </w:p>
        </w:tc>
      </w:tr>
      <w:tr w:rsidR="002B5560" w14:paraId="3A67FFF6" w14:textId="77777777" w:rsidTr="00E51192">
        <w:trPr>
          <w:trHeight w:val="687"/>
        </w:trPr>
        <w:tc>
          <w:tcPr>
            <w:tcW w:w="1170" w:type="dxa"/>
            <w:vAlign w:val="center"/>
          </w:tcPr>
          <w:p w14:paraId="39DEE138" w14:textId="77777777" w:rsidR="002B5560" w:rsidRPr="00E51192" w:rsidRDefault="002B5560" w:rsidP="003762FB">
            <w:pPr>
              <w:pStyle w:val="BodyText"/>
              <w:jc w:val="center"/>
              <w:rPr>
                <w:szCs w:val="24"/>
              </w:rPr>
            </w:pPr>
          </w:p>
        </w:tc>
        <w:tc>
          <w:tcPr>
            <w:tcW w:w="1823" w:type="dxa"/>
            <w:vAlign w:val="center"/>
          </w:tcPr>
          <w:p w14:paraId="3672F6EA" w14:textId="77777777" w:rsidR="002B5560" w:rsidRPr="00E51192" w:rsidRDefault="002B5560" w:rsidP="003762FB">
            <w:pPr>
              <w:pStyle w:val="BodyText"/>
              <w:rPr>
                <w:szCs w:val="24"/>
              </w:rPr>
            </w:pPr>
          </w:p>
        </w:tc>
        <w:tc>
          <w:tcPr>
            <w:tcW w:w="3402" w:type="dxa"/>
            <w:vAlign w:val="center"/>
          </w:tcPr>
          <w:p w14:paraId="7377331D" w14:textId="77777777" w:rsidR="002B5560" w:rsidRPr="00E51192" w:rsidRDefault="002B5560" w:rsidP="003762FB">
            <w:pPr>
              <w:pStyle w:val="BodyText"/>
              <w:rPr>
                <w:szCs w:val="24"/>
              </w:rPr>
            </w:pPr>
          </w:p>
        </w:tc>
        <w:tc>
          <w:tcPr>
            <w:tcW w:w="2819" w:type="dxa"/>
            <w:vAlign w:val="center"/>
          </w:tcPr>
          <w:p w14:paraId="3EF0E402" w14:textId="77777777" w:rsidR="002B5560" w:rsidRPr="00E51192" w:rsidRDefault="002B5560" w:rsidP="003762FB">
            <w:pPr>
              <w:pStyle w:val="BodyText"/>
              <w:rPr>
                <w:szCs w:val="24"/>
              </w:rPr>
            </w:pPr>
          </w:p>
        </w:tc>
      </w:tr>
      <w:tr w:rsidR="002B5560" w14:paraId="47F23A95" w14:textId="77777777" w:rsidTr="00E51192">
        <w:trPr>
          <w:trHeight w:val="687"/>
        </w:trPr>
        <w:tc>
          <w:tcPr>
            <w:tcW w:w="1170" w:type="dxa"/>
            <w:vAlign w:val="center"/>
          </w:tcPr>
          <w:p w14:paraId="42D35509" w14:textId="77777777" w:rsidR="002B5560" w:rsidRPr="00E51192" w:rsidRDefault="002B5560" w:rsidP="003762FB">
            <w:pPr>
              <w:pStyle w:val="BodyText"/>
              <w:jc w:val="center"/>
              <w:rPr>
                <w:szCs w:val="24"/>
              </w:rPr>
            </w:pPr>
          </w:p>
        </w:tc>
        <w:tc>
          <w:tcPr>
            <w:tcW w:w="1823" w:type="dxa"/>
            <w:vAlign w:val="center"/>
          </w:tcPr>
          <w:p w14:paraId="40721DD9" w14:textId="77777777" w:rsidR="002B5560" w:rsidRPr="00E51192" w:rsidRDefault="002B5560" w:rsidP="003762FB">
            <w:pPr>
              <w:pStyle w:val="BodyText"/>
              <w:rPr>
                <w:szCs w:val="24"/>
              </w:rPr>
            </w:pPr>
          </w:p>
        </w:tc>
        <w:tc>
          <w:tcPr>
            <w:tcW w:w="3402" w:type="dxa"/>
            <w:vAlign w:val="center"/>
          </w:tcPr>
          <w:p w14:paraId="74EFF707" w14:textId="77777777" w:rsidR="002B5560" w:rsidRPr="00E51192" w:rsidRDefault="002B5560" w:rsidP="003762FB">
            <w:pPr>
              <w:pStyle w:val="BodyText"/>
              <w:rPr>
                <w:szCs w:val="24"/>
              </w:rPr>
            </w:pPr>
          </w:p>
        </w:tc>
        <w:tc>
          <w:tcPr>
            <w:tcW w:w="2819" w:type="dxa"/>
            <w:vAlign w:val="center"/>
          </w:tcPr>
          <w:p w14:paraId="34E4C8A5" w14:textId="77777777" w:rsidR="002B5560" w:rsidRPr="00E51192" w:rsidRDefault="002B5560" w:rsidP="003762FB">
            <w:pPr>
              <w:pStyle w:val="BodyText"/>
              <w:rPr>
                <w:szCs w:val="24"/>
              </w:rPr>
            </w:pPr>
          </w:p>
        </w:tc>
      </w:tr>
    </w:tbl>
    <w:p w14:paraId="32BE3B66" w14:textId="77777777" w:rsidR="00E51192" w:rsidRDefault="00E51192" w:rsidP="002B5560">
      <w:pPr>
        <w:pStyle w:val="BodyText"/>
        <w:rPr>
          <w:b/>
        </w:rPr>
      </w:pPr>
    </w:p>
    <w:p w14:paraId="46F986A8" w14:textId="77777777" w:rsidR="002B5560" w:rsidRPr="00E51192" w:rsidRDefault="002B5560" w:rsidP="002B5560">
      <w:pPr>
        <w:pStyle w:val="BodyText"/>
        <w:rPr>
          <w:szCs w:val="24"/>
        </w:rPr>
      </w:pPr>
      <w:r w:rsidRPr="00E51192">
        <w:rPr>
          <w:b/>
          <w:szCs w:val="24"/>
        </w:rPr>
        <w:t>Keywords:</w:t>
      </w:r>
      <w:r w:rsidRPr="00E51192">
        <w:rPr>
          <w:szCs w:val="24"/>
        </w:rPr>
        <w:t xml:space="preserve"> list of keywords</w:t>
      </w:r>
    </w:p>
    <w:p w14:paraId="6DAFA342" w14:textId="77777777" w:rsidR="002B5560" w:rsidRPr="00E51192" w:rsidRDefault="002B5560" w:rsidP="002B5560">
      <w:pPr>
        <w:pStyle w:val="BodyText"/>
        <w:rPr>
          <w:szCs w:val="24"/>
        </w:rPr>
      </w:pPr>
    </w:p>
    <w:p w14:paraId="06171F14" w14:textId="77777777" w:rsidR="002B5560" w:rsidRPr="00E51192" w:rsidRDefault="002B5560" w:rsidP="002B5560">
      <w:pPr>
        <w:pStyle w:val="BodyText"/>
        <w:rPr>
          <w:szCs w:val="24"/>
        </w:rPr>
      </w:pPr>
      <w:r w:rsidRPr="00E51192">
        <w:rPr>
          <w:b/>
          <w:szCs w:val="24"/>
        </w:rPr>
        <w:t>Distribution List:</w:t>
      </w:r>
      <w:r w:rsidRPr="00E51192">
        <w:rPr>
          <w:szCs w:val="24"/>
        </w:rPr>
        <w:t xml:space="preserve"> list of names</w:t>
      </w:r>
    </w:p>
    <w:p w14:paraId="400FFEBC" w14:textId="77777777" w:rsidR="00A94494" w:rsidRDefault="002B5560" w:rsidP="00E51192">
      <w:pPr>
        <w:pStyle w:val="Heading1"/>
      </w:pPr>
      <w:r>
        <w:rPr>
          <w:rFonts w:ascii="BAAAAA+TimesNewRomanPS-BoldMT" w:hAnsi="BAAAAA+TimesNewRomanPS-BoldMT" w:cs="BAAAAA+TimesNewRomanPS-BoldMT"/>
          <w:sz w:val="28"/>
          <w:szCs w:val="28"/>
        </w:rPr>
        <w:br w:type="page"/>
      </w:r>
      <w:r w:rsidR="00A94494">
        <w:lastRenderedPageBreak/>
        <w:t xml:space="preserve">Introduction </w:t>
      </w:r>
    </w:p>
    <w:p w14:paraId="40AC3C2D" w14:textId="77777777" w:rsidR="00A94494" w:rsidRDefault="00A94494">
      <w:r>
        <w:t>During operation of the Ultra</w:t>
      </w:r>
      <w:r w:rsidR="00E51192">
        <w:t>-C</w:t>
      </w:r>
      <w:r>
        <w:t xml:space="preserve">old Neutron </w:t>
      </w:r>
      <w:r w:rsidR="00E51192">
        <w:t>f</w:t>
      </w:r>
      <w:r>
        <w:t xml:space="preserve">acility, beam will be shared between the existing meson hall users (beamline 1A) and the new UCN line (beamline 1U). The UCN line is designed to take up to one-third of the total current, for example 40 </w:t>
      </w:r>
      <w:proofErr w:type="spellStart"/>
      <w:r>
        <w:t>μA</w:t>
      </w:r>
      <w:proofErr w:type="spellEnd"/>
      <w:r>
        <w:t xml:space="preserve"> to UCN and 80 </w:t>
      </w:r>
      <w:proofErr w:type="spellStart"/>
      <w:r>
        <w:t>μA</w:t>
      </w:r>
      <w:proofErr w:type="spellEnd"/>
      <w:r>
        <w:t xml:space="preserve"> to the meson hall, as shown here:</w:t>
      </w:r>
    </w:p>
    <w:p w14:paraId="2A8D67EF" w14:textId="77777777" w:rsidR="00E51192" w:rsidRDefault="00E51192"/>
    <w:p w14:paraId="0DD910A5" w14:textId="77777777" w:rsidR="00A94494" w:rsidRDefault="00A94494"/>
    <w:p w14:paraId="2A7C7A56" w14:textId="7BC1E04C" w:rsidR="00A94494" w:rsidRDefault="00761036">
      <w:r>
        <w:rPr>
          <w:noProof/>
          <w:lang w:val="en-CA" w:eastAsia="en-CA"/>
        </w:rPr>
        <mc:AlternateContent>
          <mc:Choice Requires="wps">
            <w:drawing>
              <wp:anchor distT="0" distB="0" distL="114300" distR="114300" simplePos="0" relativeHeight="251663360" behindDoc="0" locked="0" layoutInCell="1" allowOverlap="1" wp14:anchorId="34070B0F" wp14:editId="0D4009C1">
                <wp:simplePos x="0" y="0"/>
                <wp:positionH relativeFrom="column">
                  <wp:posOffset>-193040</wp:posOffset>
                </wp:positionH>
                <wp:positionV relativeFrom="paragraph">
                  <wp:posOffset>2120900</wp:posOffset>
                </wp:positionV>
                <wp:extent cx="6329680" cy="327660"/>
                <wp:effectExtent l="0" t="0" r="0" b="0"/>
                <wp:wrapSquare wrapText="largest"/>
                <wp:docPr id="13" name="Text Box 13"/>
                <wp:cNvGraphicFramePr/>
                <a:graphic xmlns:a="http://schemas.openxmlformats.org/drawingml/2006/main">
                  <a:graphicData uri="http://schemas.microsoft.com/office/word/2010/wordprocessingShape">
                    <wps:wsp>
                      <wps:cNvSpPr txBox="1"/>
                      <wps:spPr>
                        <a:xfrm>
                          <a:off x="0" y="0"/>
                          <a:ext cx="6329680" cy="327660"/>
                        </a:xfrm>
                        <a:prstGeom prst="rect">
                          <a:avLst/>
                        </a:prstGeom>
                        <a:solidFill>
                          <a:prstClr val="white"/>
                        </a:solidFill>
                        <a:ln>
                          <a:noFill/>
                        </a:ln>
                        <a:effectLst/>
                      </wps:spPr>
                      <wps:txbx>
                        <w:txbxContent>
                          <w:p w14:paraId="3172CE80" w14:textId="284A3583" w:rsidR="00761036" w:rsidRPr="0029515A" w:rsidRDefault="00761036" w:rsidP="00502FF6">
                            <w:pPr>
                              <w:pStyle w:val="Caption"/>
                              <w:spacing w:after="0"/>
                              <w:jc w:val="center"/>
                              <w:rPr>
                                <w:noProof/>
                              </w:rPr>
                            </w:pPr>
                            <w:r>
                              <w:t xml:space="preserve">Figure </w:t>
                            </w:r>
                            <w:fldSimple w:instr=" SEQ Figure \* ARABIC ">
                              <w:r w:rsidR="00F72181">
                                <w:rPr>
                                  <w:noProof/>
                                </w:rPr>
                                <w:t>1</w:t>
                              </w:r>
                            </w:fldSimple>
                            <w:r>
                              <w:t>: UCN beamline</w:t>
                            </w:r>
                            <w:r w:rsidR="00430B29">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 o:spid="_x0000_s1027" type="#_x0000_t202" style="position:absolute;margin-left:-15.2pt;margin-top:167pt;width:498.4pt;height:25.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" stroked="f">
                <v:textbox style="mso-fit-shape-to-text:t" inset="0,0,0,0">
                  <w:txbxContent>
                    <w:p w14:paraId="3172CE80" w14:textId="284A3583" w:rsidR="00761036" w:rsidRPr="0029515A" w:rsidRDefault="00761036" w:rsidP="00502FF6">
                      <w:pPr>
                        <w:pStyle w:val="Caption"/>
                        <w:spacing w:after="0"/>
                        <w:jc w:val="center"/>
                        <w:rPr>
                          <w:noProof/>
                        </w:rPr>
                      </w:pPr>
                      <w:r>
                        <w:t xml:space="preserve">Figure </w:t>
                      </w:r>
                      <w:fldSimple w:instr=" SEQ Figure \* ARABIC ">
                        <w:r w:rsidR="00F72181">
                          <w:rPr>
                            <w:noProof/>
                          </w:rPr>
                          <w:t>1</w:t>
                        </w:r>
                      </w:fldSimple>
                      <w:r>
                        <w:t>: UCN beamline</w:t>
                      </w:r>
                      <w:r w:rsidR="00430B29">
                        <w:t>.</w:t>
                      </w:r>
                    </w:p>
                  </w:txbxContent>
                </v:textbox>
                <w10:wrap type="square" side="largest"/>
              </v:shape>
            </w:pict>
          </mc:Fallback>
        </mc:AlternateContent>
      </w:r>
      <w:r w:rsidR="00EB4489">
        <w:rPr>
          <w:noProof/>
          <w:lang w:val="en-CA" w:eastAsia="en-CA"/>
        </w:rPr>
        <w:drawing>
          <wp:anchor distT="0" distB="0" distL="0" distR="0" simplePos="0" relativeHeight="251654144" behindDoc="0" locked="0" layoutInCell="1" allowOverlap="1" wp14:anchorId="3E51E1F4" wp14:editId="4681DCEE">
            <wp:simplePos x="0" y="0"/>
            <wp:positionH relativeFrom="column">
              <wp:align>center</wp:align>
            </wp:positionH>
            <wp:positionV relativeFrom="paragraph">
              <wp:posOffset>0</wp:posOffset>
            </wp:positionV>
            <wp:extent cx="6329680" cy="2063750"/>
            <wp:effectExtent l="0" t="0" r="0" b="0"/>
            <wp:wrapSquare wrapText="larges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9680" cy="2063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94494">
        <w:t xml:space="preserve">The beam from the cyclotron is delivered in 1 </w:t>
      </w:r>
      <w:proofErr w:type="gramStart"/>
      <w:r w:rsidR="00A94494">
        <w:t>ms</w:t>
      </w:r>
      <w:proofErr w:type="gramEnd"/>
      <w:r w:rsidR="00A94494">
        <w:t xml:space="preserve"> “buckets” separated by shorter periods w</w:t>
      </w:r>
      <w:r w:rsidR="004A6EAF">
        <w:t>h</w:t>
      </w:r>
      <w:r w:rsidR="00A94494">
        <w:t>ere the beam is blanked by the ion source pulser. During UCN operation the blanking interval will be required to be 50 μs or longer (normally in the range 50</w:t>
      </w:r>
      <w:r w:rsidR="00E51192">
        <w:t xml:space="preserve"> </w:t>
      </w:r>
      <w:proofErr w:type="spellStart"/>
      <w:r w:rsidR="00A94494">
        <w:t>μs</w:t>
      </w:r>
      <w:proofErr w:type="spellEnd"/>
      <w:r w:rsidR="00A94494">
        <w:t xml:space="preserve"> to 100 </w:t>
      </w:r>
      <w:commentRangeStart w:id="1"/>
      <w:proofErr w:type="spellStart"/>
      <w:r w:rsidR="00A94494">
        <w:t>μs</w:t>
      </w:r>
      <w:commentRangeEnd w:id="1"/>
      <w:proofErr w:type="spellEnd"/>
      <w:r w:rsidR="002B6E91">
        <w:rPr>
          <w:rStyle w:val="CommentReference"/>
        </w:rPr>
        <w:commentReference w:id="1"/>
      </w:r>
      <w:r w:rsidR="00A94494">
        <w:t>). Beam sharing will be done by deflecting a certain fraction of the beam buckets to UCN. For the 2:1 split shown below, 1 bucket is deflected to UCN, 2 buckets allowed to pass undeflected, and so on.</w:t>
      </w:r>
    </w:p>
    <w:p w14:paraId="046E06C5" w14:textId="159F8CE6" w:rsidR="00A94494" w:rsidRDefault="00761036">
      <w:r>
        <w:rPr>
          <w:noProof/>
          <w:lang w:val="en-CA" w:eastAsia="en-CA"/>
        </w:rPr>
        <w:lastRenderedPageBreak/>
        <mc:AlternateContent>
          <mc:Choice Requires="wps">
            <w:drawing>
              <wp:anchor distT="0" distB="0" distL="114300" distR="114300" simplePos="0" relativeHeight="251665408" behindDoc="0" locked="0" layoutInCell="1" allowOverlap="1" wp14:anchorId="24ED0D67" wp14:editId="3527FB97">
                <wp:simplePos x="0" y="0"/>
                <wp:positionH relativeFrom="column">
                  <wp:posOffset>34925</wp:posOffset>
                </wp:positionH>
                <wp:positionV relativeFrom="paragraph">
                  <wp:posOffset>3745865</wp:posOffset>
                </wp:positionV>
                <wp:extent cx="6116320" cy="678180"/>
                <wp:effectExtent l="0" t="0" r="0" b="0"/>
                <wp:wrapSquare wrapText="largest"/>
                <wp:docPr id="14" name="Text Box 14"/>
                <wp:cNvGraphicFramePr/>
                <a:graphic xmlns:a="http://schemas.openxmlformats.org/drawingml/2006/main">
                  <a:graphicData uri="http://schemas.microsoft.com/office/word/2010/wordprocessingShape">
                    <wps:wsp>
                      <wps:cNvSpPr txBox="1"/>
                      <wps:spPr>
                        <a:xfrm>
                          <a:off x="0" y="0"/>
                          <a:ext cx="6116320" cy="678180"/>
                        </a:xfrm>
                        <a:prstGeom prst="rect">
                          <a:avLst/>
                        </a:prstGeom>
                        <a:solidFill>
                          <a:prstClr val="white"/>
                        </a:solidFill>
                        <a:ln>
                          <a:noFill/>
                        </a:ln>
                        <a:effectLst/>
                      </wps:spPr>
                      <wps:txbx>
                        <w:txbxContent>
                          <w:p w14:paraId="0BCE3D36" w14:textId="62476ACC" w:rsidR="00761036" w:rsidRPr="00873505" w:rsidRDefault="00761036" w:rsidP="00502FF6">
                            <w:pPr>
                              <w:pStyle w:val="Caption"/>
                              <w:spacing w:after="0"/>
                              <w:rPr>
                                <w:noProof/>
                              </w:rPr>
                            </w:pPr>
                            <w:r>
                              <w:t xml:space="preserve">Figure </w:t>
                            </w:r>
                            <w:fldSimple w:instr=" SEQ Figure \* ARABIC ">
                              <w:r w:rsidR="00F72181">
                                <w:rPr>
                                  <w:noProof/>
                                </w:rPr>
                                <w:t>2</w:t>
                              </w:r>
                            </w:fldSimple>
                            <w:r>
                              <w:t xml:space="preserve">: </w:t>
                            </w:r>
                            <w:r w:rsidR="00502FF6">
                              <w:t>S</w:t>
                            </w:r>
                            <w:r w:rsidR="00430B29">
                              <w:t>chem</w:t>
                            </w:r>
                            <w:r>
                              <w:t>e for dividing beam between beamline 1A and 1U.  In final configuration 1/3 of beam buckets go to 1U.</w:t>
                            </w:r>
                            <w:r w:rsidR="00667B7D">
                              <w:t xml:space="preserve"> Note the kicker magnet must ramp up and down within the blanking notches.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8" type="#_x0000_t202" style="position:absolute;margin-left:2.75pt;margin-top:294.95pt;width:481.6pt;height:53.4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" stroked="f">
                <v:textbox style="mso-fit-shape-to-text:t" inset="0,0,0,0">
                  <w:txbxContent>
                    <w:p w14:paraId="0BCE3D36" w14:textId="62476ACC" w:rsidR="00761036" w:rsidRPr="00873505" w:rsidRDefault="00761036" w:rsidP="00502FF6">
                      <w:pPr>
                        <w:pStyle w:val="Caption"/>
                        <w:spacing w:after="0"/>
                        <w:rPr>
                          <w:noProof/>
                        </w:rPr>
                      </w:pPr>
                      <w:r>
                        <w:t xml:space="preserve">Figure </w:t>
                      </w:r>
                      <w:fldSimple w:instr=" SEQ Figure \* ARABIC ">
                        <w:r w:rsidR="00F72181">
                          <w:rPr>
                            <w:noProof/>
                          </w:rPr>
                          <w:t>2</w:t>
                        </w:r>
                      </w:fldSimple>
                      <w:r>
                        <w:t xml:space="preserve">: </w:t>
                      </w:r>
                      <w:r w:rsidR="00502FF6">
                        <w:t>S</w:t>
                      </w:r>
                      <w:r w:rsidR="00430B29">
                        <w:t>chem</w:t>
                      </w:r>
                      <w:r>
                        <w:t>e for dividing beam between beamline 1A and 1U.  In final configuration 1/3 of beam buckets go to 1U.</w:t>
                      </w:r>
                      <w:r w:rsidR="00667B7D">
                        <w:t xml:space="preserve"> Note the kicker magnet must ramp up and down within the blanking notches.</w:t>
                      </w:r>
                    </w:p>
                  </w:txbxContent>
                </v:textbox>
                <w10:wrap type="square" side="largest"/>
              </v:shape>
            </w:pict>
          </mc:Fallback>
        </mc:AlternateContent>
      </w:r>
      <w:r w:rsidR="00EB4489">
        <w:rPr>
          <w:noProof/>
          <w:lang w:val="en-CA" w:eastAsia="en-CA"/>
        </w:rPr>
        <w:drawing>
          <wp:anchor distT="0" distB="0" distL="0" distR="0" simplePos="0" relativeHeight="251658240" behindDoc="0" locked="0" layoutInCell="1" allowOverlap="1" wp14:anchorId="66561DD0" wp14:editId="0043D0A6">
            <wp:simplePos x="0" y="0"/>
            <wp:positionH relativeFrom="column">
              <wp:posOffset>34925</wp:posOffset>
            </wp:positionH>
            <wp:positionV relativeFrom="paragraph">
              <wp:posOffset>80010</wp:posOffset>
            </wp:positionV>
            <wp:extent cx="6116320" cy="3608705"/>
            <wp:effectExtent l="0" t="0" r="5080" b="0"/>
            <wp:wrapSquare wrapText="larges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6087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C0658A9" w14:textId="1426ECAE" w:rsidR="00A94494" w:rsidRDefault="00A94494">
      <w:r>
        <w:t xml:space="preserve">To deflect a beam bucket to UCN, the kicker magnet ramps up during the 50 μs blanking interval, deflects the bucket to the UCN </w:t>
      </w:r>
      <w:r w:rsidR="0074647E">
        <w:t>beam</w:t>
      </w:r>
      <w:r>
        <w:t>line, then ramps down again in the 50</w:t>
      </w:r>
      <w:r w:rsidR="00E51192">
        <w:t xml:space="preserve"> μ</w:t>
      </w:r>
      <w:r>
        <w:t xml:space="preserve">s blanking interval following the beam bucket. </w:t>
      </w:r>
    </w:p>
    <w:p w14:paraId="6A83FB7F" w14:textId="77777777" w:rsidR="00A94494" w:rsidRDefault="00A94494"/>
    <w:p w14:paraId="64542880" w14:textId="4AB07221" w:rsidR="00A94494" w:rsidRDefault="00A94494">
      <w:r>
        <w:t>The Kicker control must deliver a signal synchronized with the arrival of the beam</w:t>
      </w:r>
      <w:r w:rsidR="004A6EAF">
        <w:t xml:space="preserve"> blanking notch</w:t>
      </w:r>
      <w:r>
        <w:t xml:space="preserve"> at the kicker. Since the beam takes approximately 330 μs to travel from the ion source to extraction, and the time can vary by some tens of μs depending on the machine tune, it is necessary to have a suitable beam current monitor near the kicker. This is provided by the 1VM4 capacitive beam monitor located just downstream of the kicker (see “UCN Kicker Time Pickoff” below). The kicker control system can use the 1VM4 signal to confirm that the kicker trigger is </w:t>
      </w:r>
      <w:r w:rsidR="004A6EAF">
        <w:t>aligned</w:t>
      </w:r>
      <w:r>
        <w:t xml:space="preserve"> to the real beam </w:t>
      </w:r>
      <w:r w:rsidR="004A6EAF">
        <w:t xml:space="preserve">notch </w:t>
      </w:r>
      <w:r>
        <w:t>at the kicker magnet.</w:t>
      </w:r>
    </w:p>
    <w:p w14:paraId="0BA2AFE3" w14:textId="77777777" w:rsidR="00A94494" w:rsidRDefault="00A94494"/>
    <w:p w14:paraId="7B4254D4" w14:textId="77777777" w:rsidR="00A94494" w:rsidRDefault="00A94494">
      <w:r>
        <w:t xml:space="preserve">It is also important to measure the amount of beam present during the blanking notch. During this time, the beam sweeps from the straight-through port of the septum magnet to the magnetic field section that deflects the beam to UCN (see picture in appendix). If any beam is present during the sweep, it will hit the steel of the septum. The slower the beam sweeps, the more will be spilled on the septum. Assuming the slowest of 50 μs for the full sweep, the beam will cross the septum steel and beam pipe wall during the time from 18 μs to 32 μs after firing the kicker. In this interval the beam current should be below 430 </w:t>
      </w:r>
      <w:proofErr w:type="spellStart"/>
      <w:proofErr w:type="gramStart"/>
      <w:r>
        <w:t>nA</w:t>
      </w:r>
      <w:proofErr w:type="spellEnd"/>
      <w:proofErr w:type="gramEnd"/>
      <w:r>
        <w:t xml:space="preserve"> to limit the spill onto septum to 1 </w:t>
      </w:r>
      <w:proofErr w:type="spellStart"/>
      <w:r>
        <w:t>nA</w:t>
      </w:r>
      <w:proofErr w:type="spellEnd"/>
      <w:r>
        <w:t xml:space="preserve"> averaged over the UCN cycle. If the beam monitor indicates notch contamination exceeding this limit, we can blank the kicker trigger and not kick until the contamination is once again under the limit. For good signal to noise ratio, the 430 </w:t>
      </w:r>
      <w:proofErr w:type="spellStart"/>
      <w:proofErr w:type="gramStart"/>
      <w:r>
        <w:t>nA</w:t>
      </w:r>
      <w:proofErr w:type="spellEnd"/>
      <w:proofErr w:type="gramEnd"/>
      <w:r>
        <w:t xml:space="preserve"> limit based on long term beam spills could be </w:t>
      </w:r>
      <w:del w:id="2" w:author="Violeta Toma" w:date="2016-06-01T16:57:00Z">
        <w:r w:rsidDel="002B6E91">
          <w:delText xml:space="preserve">be </w:delText>
        </w:r>
      </w:del>
      <w:r>
        <w:lastRenderedPageBreak/>
        <w:t>measured with several seconds of averaging. Spills large enough to cause a radiation trip of the cyclotron will be detected by the nearby TRIUMF beam spill monitors.</w:t>
      </w:r>
    </w:p>
    <w:p w14:paraId="3ABD4027" w14:textId="77777777" w:rsidR="00A94494" w:rsidRDefault="00A94494"/>
    <w:p w14:paraId="0952EAD1" w14:textId="4B48F001" w:rsidR="00A94494" w:rsidRPr="00E51192" w:rsidRDefault="00A94494">
      <w:pPr>
        <w:rPr>
          <w:szCs w:val="24"/>
        </w:rPr>
      </w:pPr>
      <w:r w:rsidRPr="00E51192">
        <w:rPr>
          <w:szCs w:val="24"/>
        </w:rPr>
        <w:t xml:space="preserve">Finally, it should be noted that these </w:t>
      </w:r>
      <w:r w:rsidR="0074647E">
        <w:rPr>
          <w:szCs w:val="24"/>
        </w:rPr>
        <w:t>short</w:t>
      </w:r>
      <w:r w:rsidRPr="00E51192">
        <w:rPr>
          <w:szCs w:val="24"/>
        </w:rPr>
        <w:t xml:space="preserve"> kicker cycles (ramping up to spill one bucket onto UCN target, ramping down to send two buckets to beamline 1A) is superimposed onto a </w:t>
      </w:r>
      <w:r w:rsidR="0074647E">
        <w:rPr>
          <w:szCs w:val="24"/>
        </w:rPr>
        <w:t>longer</w:t>
      </w:r>
      <w:r w:rsidRPr="00E51192">
        <w:rPr>
          <w:szCs w:val="24"/>
        </w:rPr>
        <w:t xml:space="preserve"> UCN cycle, where we want to put beam onto the UCN target for 1 minute (to produce UCNs) and then have a 3 minute period to do measurements of the UCNs.  This 1-minute ON, 3-minute OFF cycle would then be continuously rep</w:t>
      </w:r>
      <w:r w:rsidR="00A4745D">
        <w:rPr>
          <w:szCs w:val="24"/>
        </w:rPr>
        <w:t>eated in final UCN operations.</w:t>
      </w:r>
    </w:p>
    <w:p w14:paraId="4D0714D0" w14:textId="77777777" w:rsidR="00A94494" w:rsidRDefault="00A94494"/>
    <w:p w14:paraId="482C4389" w14:textId="7C3C8AD5" w:rsidR="0074647E" w:rsidRDefault="0074647E">
      <w:r>
        <w:t>We will start this note by listing the expected modes of UCN beamline operation.  We will then describe the proposed control system to allow this operation.</w:t>
      </w:r>
    </w:p>
    <w:p w14:paraId="23B654F1" w14:textId="77777777" w:rsidR="00A94494" w:rsidRDefault="00A94494"/>
    <w:p w14:paraId="0CA47C69" w14:textId="66677275" w:rsidR="009947D4" w:rsidRDefault="009947D4">
      <w:r>
        <w:t xml:space="preserve">One final point: this document does largely not deal with the questions of machine protection associated with UCN beamline operation; that issue will be dealt </w:t>
      </w:r>
      <w:del w:id="3" w:author="Violeta Toma" w:date="2016-06-01T16:57:00Z">
        <w:r w:rsidDel="002B6E91">
          <w:delText xml:space="preserve">with in </w:delText>
        </w:r>
      </w:del>
      <w:ins w:id="4" w:author="Violeta Toma" w:date="2016-06-01T16:57:00Z">
        <w:r w:rsidR="002B6E91">
          <w:t xml:space="preserve"> </w:t>
        </w:r>
        <w:proofErr w:type="spellStart"/>
        <w:r w:rsidR="002B6E91">
          <w:t>within</w:t>
        </w:r>
        <w:proofErr w:type="spellEnd"/>
        <w:r w:rsidR="002B6E91">
          <w:t xml:space="preserve"> </w:t>
        </w:r>
      </w:ins>
      <w:r>
        <w:t>another document.  The only exception to this is that our measurement of the 1VM4 signal will provide protection against two failure modes (mistimed kicks and dirty beam blanking periods); we will describe that system in this note.</w:t>
      </w:r>
    </w:p>
    <w:p w14:paraId="39A70544" w14:textId="4A4FA965" w:rsidR="0074647E" w:rsidRPr="0074647E" w:rsidRDefault="0074647E" w:rsidP="00502FF6">
      <w:pPr>
        <w:pStyle w:val="Heading1"/>
      </w:pPr>
      <w:r w:rsidRPr="0074647E">
        <w:t xml:space="preserve">Summary of UCN </w:t>
      </w:r>
      <w:r w:rsidR="00502FF6">
        <w:t>B</w:t>
      </w:r>
      <w:r w:rsidRPr="0074647E">
        <w:t xml:space="preserve">eamline </w:t>
      </w:r>
      <w:r w:rsidR="00502FF6">
        <w:t>O</w:t>
      </w:r>
      <w:r w:rsidRPr="0074647E">
        <w:t xml:space="preserve">perating </w:t>
      </w:r>
      <w:r w:rsidR="00502FF6">
        <w:t>M</w:t>
      </w:r>
      <w:r w:rsidRPr="0074647E">
        <w:t>odes</w:t>
      </w:r>
    </w:p>
    <w:p w14:paraId="5781CD28" w14:textId="753D3F59" w:rsidR="0074647E" w:rsidRDefault="0074647E" w:rsidP="00430B29">
      <w:pPr>
        <w:spacing w:after="120"/>
      </w:pPr>
      <w:r>
        <w:t xml:space="preserve">As noted above, in its final configuration, we expect to operate in a mode where we kick one out of each three beam buckets to UCN for 1 minute, then stop kicking for </w:t>
      </w:r>
      <w:r w:rsidR="00873BE4">
        <w:t>3 minutes. However, there will be a number of different stages of operation before we get to that point. The following is a list of the expected operating modes</w:t>
      </w:r>
      <w:r w:rsidR="00502FF6">
        <w:t>:</w:t>
      </w:r>
    </w:p>
    <w:p w14:paraId="1CFC5000" w14:textId="4DAAB277" w:rsidR="00873BE4" w:rsidRDefault="009947D4" w:rsidP="00430B29">
      <w:pPr>
        <w:pStyle w:val="ListParagraph"/>
        <w:numPr>
          <w:ilvl w:val="0"/>
          <w:numId w:val="14"/>
        </w:numPr>
        <w:spacing w:after="60"/>
        <w:contextualSpacing w:val="0"/>
      </w:pPr>
      <w:r>
        <w:t>Beam optics commissioning: kicker magnet will be in ‘DC mode’ where all</w:t>
      </w:r>
      <w:del w:id="5" w:author="Violeta Toma" w:date="2016-06-01T16:57:00Z">
        <w:r w:rsidDel="002B6E91">
          <w:delText xml:space="preserve"> beam</w:delText>
        </w:r>
      </w:del>
      <w:r>
        <w:t xml:space="preserve"> 1V </w:t>
      </w:r>
      <w:proofErr w:type="gramStart"/>
      <w:r>
        <w:t>beam</w:t>
      </w:r>
      <w:proofErr w:type="gramEnd"/>
      <w:r>
        <w:t xml:space="preserve"> is directed down beamline 1U; the kicker magnet will be essentially a bending magnet in this case.  </w:t>
      </w:r>
      <w:r w:rsidR="00B368C9">
        <w:t xml:space="preserve">This also means that we will be in single user mode, with no beam getting directed to 1A.  </w:t>
      </w:r>
      <w:r>
        <w:t xml:space="preserve">We will want to direct very small </w:t>
      </w:r>
      <w:r w:rsidR="00B368C9">
        <w:t>(~</w:t>
      </w:r>
      <w:proofErr w:type="spellStart"/>
      <w:proofErr w:type="gramStart"/>
      <w:r w:rsidR="00B368C9">
        <w:t>nA</w:t>
      </w:r>
      <w:proofErr w:type="spellEnd"/>
      <w:proofErr w:type="gramEnd"/>
      <w:r w:rsidR="00B368C9">
        <w:t>) beam current to UCN target.</w:t>
      </w:r>
    </w:p>
    <w:p w14:paraId="67BF04CF" w14:textId="56C1C858" w:rsidR="00B368C9" w:rsidRDefault="00B368C9" w:rsidP="00430B29">
      <w:pPr>
        <w:pStyle w:val="ListParagraph"/>
        <w:numPr>
          <w:ilvl w:val="0"/>
          <w:numId w:val="14"/>
        </w:numPr>
        <w:spacing w:after="60"/>
        <w:contextualSpacing w:val="0"/>
      </w:pPr>
      <w:r>
        <w:t>First cold neutron production: kicker magnet will be in ‘DC’ mode, with 1U in single user mode.</w:t>
      </w:r>
      <w:r w:rsidR="001A2347">
        <w:t xml:space="preserve">  In this case we will want ~1uA of beam to UCN target.</w:t>
      </w:r>
    </w:p>
    <w:p w14:paraId="1DC2D713" w14:textId="299EDB55" w:rsidR="001A2347" w:rsidRDefault="001A2347" w:rsidP="00430B29">
      <w:pPr>
        <w:pStyle w:val="ListParagraph"/>
        <w:numPr>
          <w:ilvl w:val="0"/>
          <w:numId w:val="14"/>
        </w:numPr>
        <w:spacing w:after="60"/>
        <w:contextualSpacing w:val="0"/>
      </w:pPr>
      <w:r>
        <w:t xml:space="preserve">UCN source commissioning: kicker magnet will be in regular kicking mode, where we kick a fraction of beam buckets to 1U; beamline 1A experiments </w:t>
      </w:r>
      <w:del w:id="6" w:author="Violeta Toma" w:date="2016-06-01T16:58:00Z">
        <w:r w:rsidDel="002B6E91">
          <w:delText>with</w:delText>
        </w:r>
      </w:del>
      <w:ins w:id="7" w:author="Violeta Toma" w:date="2016-06-01T16:58:00Z">
        <w:r w:rsidR="002B6E91">
          <w:t xml:space="preserve"> will</w:t>
        </w:r>
      </w:ins>
      <w:r>
        <w:t xml:space="preserve"> get most of the beam.  We will start by requesting ~1uA of average beam to 1U; this means that we will kick 1 beam bucket out of 120 (assumin</w:t>
      </w:r>
      <w:r w:rsidR="00430B29">
        <w:t xml:space="preserve">g 120uA overall beam current). </w:t>
      </w:r>
      <w:r>
        <w:t>Sometimes we will request continual beam on target.  Other times we will request either a single 1 minute period of beam or repeating cycles of 1 minute ON / 3 minute OFF.</w:t>
      </w:r>
    </w:p>
    <w:p w14:paraId="6D0F76E9" w14:textId="10075E17" w:rsidR="001A2347" w:rsidRDefault="001A2347" w:rsidP="00430B29">
      <w:pPr>
        <w:pStyle w:val="ListParagraph"/>
        <w:numPr>
          <w:ilvl w:val="0"/>
          <w:numId w:val="14"/>
        </w:numPr>
        <w:contextualSpacing w:val="0"/>
      </w:pPr>
      <w:r>
        <w:t xml:space="preserve">As the UCN source gets fully commissioned we will </w:t>
      </w:r>
      <w:r w:rsidR="00322657">
        <w:t>gradually increase the beam onto UCN target to 40uA (kicking 1 in 3 buckets, rather than 1 in 120) and more regularly run in the 1min ON/3min OFF cycle.</w:t>
      </w:r>
    </w:p>
    <w:p w14:paraId="24E5722D" w14:textId="77777777" w:rsidR="00A94494" w:rsidRDefault="00A94494" w:rsidP="00E51192">
      <w:pPr>
        <w:pStyle w:val="Heading1"/>
      </w:pPr>
      <w:r>
        <w:t xml:space="preserve">Overview of </w:t>
      </w:r>
      <w:r w:rsidR="00E51192">
        <w:t>K</w:t>
      </w:r>
      <w:r>
        <w:t xml:space="preserve">icker </w:t>
      </w:r>
      <w:r w:rsidR="00E51192">
        <w:t>C</w:t>
      </w:r>
      <w:r>
        <w:t xml:space="preserve">ontrol </w:t>
      </w:r>
      <w:r w:rsidR="00E51192">
        <w:t>S</w:t>
      </w:r>
      <w:r>
        <w:t>ystem</w:t>
      </w:r>
    </w:p>
    <w:p w14:paraId="1159ECE9" w14:textId="2A5A2F8C" w:rsidR="00A94494" w:rsidRDefault="00A94494" w:rsidP="00E51192">
      <w:r>
        <w:t>Given t</w:t>
      </w:r>
      <w:r w:rsidR="00F92788">
        <w:t xml:space="preserve">he context described above, the proposed </w:t>
      </w:r>
      <w:r>
        <w:t>kicker control system is shown below</w:t>
      </w:r>
      <w:r w:rsidR="00E51192">
        <w:t>:</w:t>
      </w:r>
    </w:p>
    <w:p w14:paraId="41E261D7" w14:textId="77777777" w:rsidR="00A94494" w:rsidRDefault="00A94494"/>
    <w:p w14:paraId="24D03B9D" w14:textId="2B2A0E3F" w:rsidR="00A94494" w:rsidRDefault="00A94494"/>
    <w:p w14:paraId="498FFA12" w14:textId="3DAC1ED0" w:rsidR="00761036" w:rsidRDefault="00587750" w:rsidP="00761036">
      <w:pPr>
        <w:keepNext/>
        <w:spacing w:after="120"/>
      </w:pPr>
      <w:r>
        <w:rPr>
          <w:noProof/>
          <w:lang w:val="en-CA" w:eastAsia="en-CA"/>
        </w:rPr>
        <w:lastRenderedPageBreak/>
        <w:drawing>
          <wp:inline distT="0" distB="0" distL="0" distR="0" wp14:anchorId="0F26E6E9" wp14:editId="627E74A5">
            <wp:extent cx="5943600" cy="34975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cn_control_system_diagram_v6.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97580"/>
                    </a:xfrm>
                    <a:prstGeom prst="rect">
                      <a:avLst/>
                    </a:prstGeom>
                  </pic:spPr>
                </pic:pic>
              </a:graphicData>
            </a:graphic>
          </wp:inline>
        </w:drawing>
      </w:r>
    </w:p>
    <w:p w14:paraId="3152C7E9" w14:textId="46F06AC0" w:rsidR="00761036" w:rsidRDefault="00761036" w:rsidP="00502FF6">
      <w:pPr>
        <w:pStyle w:val="Caption"/>
        <w:spacing w:after="0"/>
        <w:jc w:val="center"/>
      </w:pPr>
      <w:r>
        <w:t xml:space="preserve">Figure </w:t>
      </w:r>
      <w:fldSimple w:instr=" SEQ Figure \* ARABIC ">
        <w:r w:rsidR="00F72181">
          <w:rPr>
            <w:noProof/>
          </w:rPr>
          <w:t>3</w:t>
        </w:r>
      </w:fldSimple>
      <w:r>
        <w:t>: Proposed system for controlling kicker magnet.</w:t>
      </w:r>
    </w:p>
    <w:p w14:paraId="49B42D52" w14:textId="77777777" w:rsidR="00502FF6" w:rsidRDefault="00502FF6" w:rsidP="00502FF6">
      <w:pPr>
        <w:pStyle w:val="Caption"/>
        <w:spacing w:before="0" w:after="0"/>
        <w:jc w:val="center"/>
      </w:pPr>
    </w:p>
    <w:p w14:paraId="638BCCF3" w14:textId="26317244" w:rsidR="00A94494" w:rsidRDefault="00F9256C" w:rsidP="00E51192">
      <w:pPr>
        <w:spacing w:after="120"/>
      </w:pPr>
      <w:r>
        <w:t xml:space="preserve">The </w:t>
      </w:r>
      <w:r w:rsidR="00A94494">
        <w:t>main components</w:t>
      </w:r>
      <w:r>
        <w:t xml:space="preserve"> of the control system are</w:t>
      </w:r>
      <w:r w:rsidR="00502FF6">
        <w:t>:</w:t>
      </w:r>
    </w:p>
    <w:p w14:paraId="64033BB6" w14:textId="4D89AC09" w:rsidR="00CD0CE1" w:rsidRDefault="00CD0CE1" w:rsidP="00430B29">
      <w:pPr>
        <w:pStyle w:val="ListParagraph"/>
        <w:numPr>
          <w:ilvl w:val="0"/>
          <w:numId w:val="12"/>
        </w:numPr>
        <w:spacing w:after="60"/>
        <w:contextualSpacing w:val="0"/>
      </w:pPr>
      <w:r>
        <w:t>Power supply EPICS control system: this system would provide the EPICS control of the kic</w:t>
      </w:r>
      <w:r w:rsidR="00FA4908">
        <w:t>ker magnet power supply; this would be used by cyclotron ops to configure the magnet.</w:t>
      </w:r>
      <w:r w:rsidR="00F90A4B">
        <w:t xml:space="preserve">  This sy</w:t>
      </w:r>
      <w:r w:rsidR="00587750">
        <w:t>stem will also connect to the CS</w:t>
      </w:r>
      <w:r w:rsidR="00F90A4B">
        <w:t>S system.</w:t>
      </w:r>
    </w:p>
    <w:p w14:paraId="498A8060" w14:textId="77777777" w:rsidR="00F9256C" w:rsidRDefault="00A94494" w:rsidP="00430B29">
      <w:pPr>
        <w:pStyle w:val="ListParagraph"/>
        <w:numPr>
          <w:ilvl w:val="0"/>
          <w:numId w:val="12"/>
        </w:numPr>
        <w:contextualSpacing w:val="0"/>
      </w:pPr>
      <w:r>
        <w:t>Kicker Sequence Module (KSM): this custom designed electronics module would handle the following:</w:t>
      </w:r>
    </w:p>
    <w:p w14:paraId="41ACF6E0" w14:textId="77777777" w:rsidR="00F9256C" w:rsidRDefault="00E51192" w:rsidP="00430B29">
      <w:pPr>
        <w:pStyle w:val="ListParagraph"/>
        <w:numPr>
          <w:ilvl w:val="1"/>
          <w:numId w:val="12"/>
        </w:numPr>
        <w:spacing w:after="60"/>
        <w:contextualSpacing w:val="0"/>
      </w:pPr>
      <w:r>
        <w:t>C</w:t>
      </w:r>
      <w:r w:rsidR="00A94494">
        <w:t>reating a kick signal; i</w:t>
      </w:r>
      <w:r>
        <w:t>.</w:t>
      </w:r>
      <w:r w:rsidR="00A94494">
        <w:t>e</w:t>
      </w:r>
      <w:r>
        <w:t>.</w:t>
      </w:r>
      <w:r w:rsidR="00A94494">
        <w:t xml:space="preserve"> adding a fixed delay to the signal from the cyclotron blanking pulser.</w:t>
      </w:r>
    </w:p>
    <w:p w14:paraId="1913663B" w14:textId="77777777" w:rsidR="00F9256C" w:rsidRDefault="00A94494" w:rsidP="00430B29">
      <w:pPr>
        <w:pStyle w:val="ListParagraph"/>
        <w:numPr>
          <w:ilvl w:val="1"/>
          <w:numId w:val="12"/>
        </w:numPr>
        <w:spacing w:after="60"/>
        <w:contextualSpacing w:val="0"/>
      </w:pPr>
      <w:r>
        <w:t>Creating the short and long timescale sequence of kicks</w:t>
      </w:r>
      <w:r w:rsidR="00E51192">
        <w:t>.</w:t>
      </w:r>
    </w:p>
    <w:p w14:paraId="4F5B4636" w14:textId="77777777" w:rsidR="00F9256C" w:rsidRDefault="00A94494" w:rsidP="00430B29">
      <w:pPr>
        <w:pStyle w:val="ListParagraph"/>
        <w:numPr>
          <w:ilvl w:val="1"/>
          <w:numId w:val="12"/>
        </w:numPr>
        <w:spacing w:after="60"/>
        <w:contextualSpacing w:val="0"/>
      </w:pPr>
      <w:r>
        <w:t xml:space="preserve">Actually </w:t>
      </w:r>
      <w:proofErr w:type="gramStart"/>
      <w:r w:rsidR="00F9256C">
        <w:t>ramping</w:t>
      </w:r>
      <w:proofErr w:type="gramEnd"/>
      <w:r w:rsidR="00F9256C">
        <w:t xml:space="preserve"> the magnet.</w:t>
      </w:r>
      <w:r w:rsidR="00F9256C">
        <w:br/>
      </w:r>
      <w:r>
        <w:t xml:space="preserve">We assume that the hardware and firmware for this module would be provided by the </w:t>
      </w:r>
      <w:r w:rsidR="00E51192">
        <w:t>S</w:t>
      </w:r>
      <w:r w:rsidR="008F50B3">
        <w:t xml:space="preserve">cience </w:t>
      </w:r>
      <w:r w:rsidR="00E51192">
        <w:t>T</w:t>
      </w:r>
      <w:r w:rsidR="008F50B3">
        <w:t>echnology department</w:t>
      </w:r>
      <w:r>
        <w:t xml:space="preserve">. It may be possible to </w:t>
      </w:r>
      <w:r w:rsidR="008F50B3">
        <w:t>use an existing module for the hardware</w:t>
      </w:r>
      <w:r w:rsidR="00736355">
        <w:t>.</w:t>
      </w:r>
    </w:p>
    <w:p w14:paraId="4A1F158F" w14:textId="77777777" w:rsidR="00B44848" w:rsidRDefault="00B44848" w:rsidP="00B44848">
      <w:pPr>
        <w:pStyle w:val="ListParagraph"/>
        <w:numPr>
          <w:ilvl w:val="0"/>
          <w:numId w:val="12"/>
        </w:numPr>
        <w:spacing w:after="60"/>
        <w:contextualSpacing w:val="0"/>
      </w:pPr>
      <w:r>
        <w:t>KSM EPICS control system: this system would provide the EPICS control of the kicker sequencing.</w:t>
      </w:r>
    </w:p>
    <w:p w14:paraId="6645D55D" w14:textId="77777777" w:rsidR="00F9256C" w:rsidRDefault="00A94494" w:rsidP="00430B29">
      <w:pPr>
        <w:pStyle w:val="ListParagraph"/>
        <w:numPr>
          <w:ilvl w:val="0"/>
          <w:numId w:val="12"/>
        </w:numPr>
        <w:contextualSpacing w:val="0"/>
      </w:pPr>
      <w:r>
        <w:t xml:space="preserve">Kicker Timing Module (KTM): </w:t>
      </w:r>
    </w:p>
    <w:p w14:paraId="6AE1BF3A" w14:textId="77777777" w:rsidR="00F9256C" w:rsidRDefault="00E51192" w:rsidP="00F9256C">
      <w:pPr>
        <w:pStyle w:val="ListParagraph"/>
        <w:numPr>
          <w:ilvl w:val="1"/>
          <w:numId w:val="12"/>
        </w:numPr>
        <w:spacing w:after="60"/>
        <w:contextualSpacing w:val="0"/>
      </w:pPr>
      <w:r>
        <w:t>D</w:t>
      </w:r>
      <w:r w:rsidR="00A94494">
        <w:t>igitizing the signal from the 1VM4 capacitive beam monitor</w:t>
      </w:r>
      <w:r>
        <w:t>.</w:t>
      </w:r>
    </w:p>
    <w:p w14:paraId="07C71EBF" w14:textId="77777777" w:rsidR="00F9256C" w:rsidRDefault="00E51192" w:rsidP="00F9256C">
      <w:pPr>
        <w:pStyle w:val="ListParagraph"/>
        <w:numPr>
          <w:ilvl w:val="1"/>
          <w:numId w:val="12"/>
        </w:numPr>
        <w:spacing w:after="60"/>
        <w:contextualSpacing w:val="0"/>
      </w:pPr>
      <w:r>
        <w:t>M</w:t>
      </w:r>
      <w:r w:rsidR="00A94494">
        <w:t>aking a decision about whether the kick signal is well aligned with the notch and notch background is sufficiently low.</w:t>
      </w:r>
    </w:p>
    <w:p w14:paraId="395A1DBE" w14:textId="77777777" w:rsidR="00F9256C" w:rsidRDefault="00A94494" w:rsidP="00150B25">
      <w:pPr>
        <w:pStyle w:val="ListParagraph"/>
        <w:spacing w:after="60"/>
        <w:ind w:left="1440"/>
        <w:contextualSpacing w:val="0"/>
      </w:pPr>
      <w:r>
        <w:t xml:space="preserve">We assume that the hardware and firmware for this module would be provided by the </w:t>
      </w:r>
      <w:r w:rsidR="00533525">
        <w:t>Electronics D</w:t>
      </w:r>
      <w:r>
        <w:t xml:space="preserve">evelopment </w:t>
      </w:r>
      <w:commentRangeStart w:id="8"/>
      <w:r>
        <w:t>group</w:t>
      </w:r>
      <w:commentRangeEnd w:id="8"/>
      <w:r w:rsidR="002B6E91">
        <w:rPr>
          <w:rStyle w:val="CommentReference"/>
        </w:rPr>
        <w:commentReference w:id="8"/>
      </w:r>
      <w:r>
        <w:t>.</w:t>
      </w:r>
    </w:p>
    <w:p w14:paraId="2AF7D27A" w14:textId="77777777" w:rsidR="00502FF6" w:rsidRDefault="00502FF6" w:rsidP="00150B25">
      <w:pPr>
        <w:pStyle w:val="ListParagraph"/>
        <w:spacing w:after="60"/>
        <w:ind w:left="1440"/>
        <w:contextualSpacing w:val="0"/>
      </w:pPr>
    </w:p>
    <w:p w14:paraId="2A1E5B5B" w14:textId="412B1DE2" w:rsidR="00A94494" w:rsidRDefault="00150B25" w:rsidP="00430B29">
      <w:pPr>
        <w:pStyle w:val="ListParagraph"/>
        <w:numPr>
          <w:ilvl w:val="0"/>
          <w:numId w:val="12"/>
        </w:numPr>
        <w:spacing w:after="120"/>
        <w:contextualSpacing w:val="0"/>
      </w:pPr>
      <w:r>
        <w:lastRenderedPageBreak/>
        <w:t>KTM EPICs control system: this system would provide the EPICS control of the 1VM4 digitization and the kick inhibit.</w:t>
      </w:r>
      <w:r>
        <w:br/>
        <w:t>We assume that the EPICS</w:t>
      </w:r>
      <w:r w:rsidR="00A94494">
        <w:t xml:space="preserve"> component</w:t>
      </w:r>
      <w:r>
        <w:t>s</w:t>
      </w:r>
      <w:r w:rsidR="00A94494">
        <w:t xml:space="preserve"> would be handled by the controls group.</w:t>
      </w:r>
    </w:p>
    <w:p w14:paraId="362CCFA1" w14:textId="77777777" w:rsidR="00D3226E" w:rsidRDefault="00A94494" w:rsidP="00502FF6">
      <w:r>
        <w:t>We will describe these modules more below, as well as describing the 1VM4 signal.</w:t>
      </w:r>
    </w:p>
    <w:p w14:paraId="1925C1BF" w14:textId="63534480" w:rsidR="00D3226E" w:rsidRDefault="00D3226E" w:rsidP="00502FF6">
      <w:r>
        <w:t xml:space="preserve">Note that you see in the diagram the </w:t>
      </w:r>
      <w:r w:rsidR="002D3716">
        <w:t>signals that provide the interlock of the kicker magnet operation; as noted, the design of those interlock systems will be descr</w:t>
      </w:r>
      <w:r w:rsidR="00317C63">
        <w:t>ibed in a different note</w:t>
      </w:r>
      <w:r w:rsidR="0078546B">
        <w:t>.</w:t>
      </w:r>
      <w:r>
        <w:t xml:space="preserve"> </w:t>
      </w:r>
    </w:p>
    <w:p w14:paraId="25DBEBC0" w14:textId="77777777" w:rsidR="00B44848" w:rsidRDefault="00B44848" w:rsidP="00B44848">
      <w:pPr>
        <w:pStyle w:val="Heading1"/>
      </w:pPr>
      <w:r>
        <w:t>Danfysik Power Supply EPICS Control System</w:t>
      </w:r>
    </w:p>
    <w:p w14:paraId="00EFE9EA" w14:textId="2F2CAFD4" w:rsidR="00B44848" w:rsidRDefault="00B44848" w:rsidP="00430B29">
      <w:r>
        <w:t>The EPICS control system would provide control</w:t>
      </w:r>
      <w:ins w:id="9" w:author="Violeta Toma" w:date="2016-06-01T17:00:00Z">
        <w:r w:rsidR="002B6E91">
          <w:t xml:space="preserve">, </w:t>
        </w:r>
        <w:proofErr w:type="spellStart"/>
        <w:r w:rsidR="002B6E91">
          <w:t>readbacks</w:t>
        </w:r>
        <w:proofErr w:type="spellEnd"/>
        <w:r w:rsidR="002B6E91">
          <w:t>, status alarms and archiving of all process variables (sampling rate to be defined)</w:t>
        </w:r>
      </w:ins>
      <w:r>
        <w:t xml:space="preserve"> of the actual kicker power supply to the cyclotron operations group.  Danfysik provided </w:t>
      </w:r>
      <w:r w:rsidR="00C50538">
        <w:t xml:space="preserve">a </w:t>
      </w:r>
      <w:r>
        <w:t>detailed user manual for power supply; a link to the manual is given at the end of this document.</w:t>
      </w:r>
    </w:p>
    <w:p w14:paraId="6D03AEDF" w14:textId="77777777" w:rsidR="00430B29" w:rsidRPr="00430B29" w:rsidRDefault="00430B29" w:rsidP="00430B29">
      <w:pPr>
        <w:rPr>
          <w:b/>
        </w:rPr>
      </w:pPr>
    </w:p>
    <w:p w14:paraId="0EED5C39" w14:textId="77777777" w:rsidR="00B44848" w:rsidRDefault="00B44848" w:rsidP="00430B29">
      <w:r w:rsidRPr="00430B29">
        <w:rPr>
          <w:b/>
        </w:rPr>
        <w:t>Remote configuration and monitoring of the power su</w:t>
      </w:r>
      <w:r>
        <w:t>pply is provided through an Ethernet interface, using the SCPI protocol.  Table 4 (page 27) of the power supply manual provides all the available SCPI commands.  I would imagine that the EPICS control should provide access to all the listed configuration options and read-back information.</w:t>
      </w:r>
    </w:p>
    <w:p w14:paraId="4158A4F6" w14:textId="77777777" w:rsidR="00430B29" w:rsidRDefault="00430B29" w:rsidP="00430B29"/>
    <w:p w14:paraId="7977E73B" w14:textId="5222A817" w:rsidR="00F90A4B" w:rsidRDefault="00F90A4B" w:rsidP="00B44848">
      <w:pPr>
        <w:spacing w:after="120"/>
      </w:pPr>
      <w:r>
        <w:t xml:space="preserve">This EPICS system will also need to provide information to the Central </w:t>
      </w:r>
      <w:r w:rsidR="00587750">
        <w:t>Safety System (CS</w:t>
      </w:r>
      <w:r>
        <w:t>S); in particular, the EPICS system will need to pass along the information if the magnet reports any error co</w:t>
      </w:r>
      <w:r w:rsidR="00587750">
        <w:t>ndition to the CSS; CS</w:t>
      </w:r>
      <w:r w:rsidR="00D132EC">
        <w:t>S will need to know t</w:t>
      </w:r>
      <w:r w:rsidR="00C50538">
        <w:t xml:space="preserve">he status of this magnet before it allows </w:t>
      </w:r>
      <w:r w:rsidR="00D132EC">
        <w:t>sending beam along 1A.</w:t>
      </w:r>
    </w:p>
    <w:p w14:paraId="3D723F52" w14:textId="77777777" w:rsidR="00A94494" w:rsidRDefault="00A94494" w:rsidP="00533525">
      <w:pPr>
        <w:pStyle w:val="Heading1"/>
      </w:pPr>
      <w:r>
        <w:t>Kicker Sequence Module (KSM)</w:t>
      </w:r>
    </w:p>
    <w:p w14:paraId="62F3FD09" w14:textId="4800ADB5" w:rsidR="00A94494" w:rsidRDefault="00A94494" w:rsidP="00131594">
      <w:pPr>
        <w:spacing w:after="120"/>
      </w:pPr>
      <w:r>
        <w:t>This module is in charge of creating the sequence of kicks that will actually drive the kicker power supply.</w:t>
      </w:r>
      <w:r w:rsidR="00761036">
        <w:t xml:space="preserve"> Figure 4</w:t>
      </w:r>
      <w:r w:rsidR="00DF7617">
        <w:t xml:space="preserve"> </w:t>
      </w:r>
      <w:r w:rsidR="00761036">
        <w:t>shows</w:t>
      </w:r>
      <w:r w:rsidR="00DF7617">
        <w:t xml:space="preserve"> the logic inputs/outpu</w:t>
      </w:r>
      <w:r w:rsidR="00131594">
        <w:t>ts</w:t>
      </w:r>
      <w:r w:rsidR="00DF7617">
        <w:t xml:space="preserve"> from this module, as well as the VME control interface are shown below.</w:t>
      </w:r>
    </w:p>
    <w:p w14:paraId="10F5B261" w14:textId="77777777" w:rsidR="00761036" w:rsidRDefault="00DF7617" w:rsidP="00761036">
      <w:pPr>
        <w:keepNext/>
      </w:pPr>
      <w:r w:rsidRPr="00DF7617">
        <w:rPr>
          <w:noProof/>
          <w:lang w:val="en-CA" w:eastAsia="en-CA"/>
        </w:rPr>
        <w:lastRenderedPageBreak/>
        <w:drawing>
          <wp:inline distT="0" distB="0" distL="0" distR="0" wp14:anchorId="6A7AFE77" wp14:editId="644840C9">
            <wp:extent cx="5943600" cy="303657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36570"/>
                    </a:xfrm>
                    <a:prstGeom prst="rect">
                      <a:avLst/>
                    </a:prstGeom>
                  </pic:spPr>
                </pic:pic>
              </a:graphicData>
            </a:graphic>
          </wp:inline>
        </w:drawing>
      </w:r>
    </w:p>
    <w:p w14:paraId="708B0242" w14:textId="30A86A3F" w:rsidR="00DF7617" w:rsidRDefault="00761036" w:rsidP="00131594">
      <w:pPr>
        <w:pStyle w:val="Caption"/>
        <w:spacing w:after="0"/>
        <w:jc w:val="center"/>
      </w:pPr>
      <w:r>
        <w:t xml:space="preserve">Figure </w:t>
      </w:r>
      <w:fldSimple w:instr=" SEQ Figure \* ARABIC ">
        <w:r w:rsidR="00F72181">
          <w:rPr>
            <w:noProof/>
          </w:rPr>
          <w:t>4</w:t>
        </w:r>
      </w:fldSimple>
      <w:r>
        <w:t xml:space="preserve">: </w:t>
      </w:r>
      <w:r w:rsidR="00131594">
        <w:t>L</w:t>
      </w:r>
      <w:r>
        <w:t>ogical inputs and outpu</w:t>
      </w:r>
      <w:r w:rsidR="00131594">
        <w:t>t</w:t>
      </w:r>
      <w:r>
        <w:t>s of KSM</w:t>
      </w:r>
      <w:r w:rsidR="00131594">
        <w:t>.</w:t>
      </w:r>
    </w:p>
    <w:p w14:paraId="0E0635F1" w14:textId="77777777" w:rsidR="002A2015" w:rsidRDefault="002A2015" w:rsidP="00533525"/>
    <w:p w14:paraId="46AA0ACA" w14:textId="6946E323" w:rsidR="00A94494" w:rsidRDefault="00DF7617" w:rsidP="00430B29">
      <w:pPr>
        <w:spacing w:after="120"/>
      </w:pPr>
      <w:r>
        <w:t xml:space="preserve">For the KSM </w:t>
      </w:r>
      <w:r w:rsidR="00C50538">
        <w:t xml:space="preserve">hardware we have converged on </w:t>
      </w:r>
      <w:r>
        <w:t>using a</w:t>
      </w:r>
      <w:r w:rsidR="00C50538">
        <w:t>n existing</w:t>
      </w:r>
      <w:r>
        <w:t xml:space="preserve"> VME module called a PPG (Programmable Pulse Generator) which was developed by the electronics development and DAQ groups and is used by a number of experiments around TRIUMF.  New firmware will need to be developed for the PPG, but the existing hardware should satisfy the KSM requirements.</w:t>
      </w:r>
      <w:r w:rsidR="00131580">
        <w:t xml:space="preserve">  (Note the PPG does not have an optical output. </w:t>
      </w:r>
      <w:r w:rsidR="00B801DE">
        <w:t>We will</w:t>
      </w:r>
      <w:r w:rsidR="00131580">
        <w:t xml:space="preserve"> use an external TTP-&gt;optical adaptor. Daryl already seems to have some of these.)</w:t>
      </w:r>
    </w:p>
    <w:p w14:paraId="3E81CA46" w14:textId="7AA1CF08" w:rsidR="00DF7617" w:rsidRPr="001B2AB9" w:rsidRDefault="00862D61" w:rsidP="00430B29">
      <w:pPr>
        <w:spacing w:after="120"/>
      </w:pPr>
      <w:r>
        <w:t>The KSM</w:t>
      </w:r>
      <w:r w:rsidR="00DF7617">
        <w:t xml:space="preserve"> would start by defining the time at which the magnet kick should start. This time would </w:t>
      </w:r>
      <w:r w:rsidR="00B83A0F">
        <w:t xml:space="preserve">be defined </w:t>
      </w:r>
      <w:r w:rsidR="00DF7617">
        <w:t xml:space="preserve">by adding a fixed offset to the time from the cyclotron blanking pulser signal (input 1). The operator would need the ability to change the time </w:t>
      </w:r>
      <w:commentRangeStart w:id="10"/>
      <w:r w:rsidR="00DF7617">
        <w:t>offset</w:t>
      </w:r>
      <w:commentRangeEnd w:id="10"/>
      <w:r w:rsidR="002B6E91">
        <w:rPr>
          <w:rStyle w:val="CommentReference"/>
        </w:rPr>
        <w:commentReference w:id="10"/>
      </w:r>
      <w:r w:rsidR="00DF7617">
        <w:t xml:space="preserve"> of the kick signal (parameter PULSER_OFFSET). </w:t>
      </w:r>
      <w:r w:rsidR="001B2AB9">
        <w:t xml:space="preserve"> A copy of this</w:t>
      </w:r>
      <w:r w:rsidR="00422F1A">
        <w:t xml:space="preserve"> </w:t>
      </w:r>
      <w:r w:rsidR="001B2AB9" w:rsidRPr="001B2AB9">
        <w:rPr>
          <w:b/>
        </w:rPr>
        <w:t>adjusted kick time</w:t>
      </w:r>
      <w:r w:rsidR="001B2AB9">
        <w:t xml:space="preserve"> would be available on outputs 3 and 4.</w:t>
      </w:r>
    </w:p>
    <w:p w14:paraId="046CCFE9" w14:textId="08DB1784" w:rsidR="00893986" w:rsidRDefault="00DF7617" w:rsidP="00430B29">
      <w:pPr>
        <w:spacing w:after="60"/>
      </w:pPr>
      <w:r>
        <w:t>T</w:t>
      </w:r>
      <w:r w:rsidR="00A94494">
        <w:t>h</w:t>
      </w:r>
      <w:r w:rsidR="00587B9C">
        <w:t>e KSM</w:t>
      </w:r>
      <w:r w:rsidR="00A94494">
        <w:t xml:space="preserve"> would </w:t>
      </w:r>
      <w:r>
        <w:t xml:space="preserve">then </w:t>
      </w:r>
      <w:r w:rsidR="00A94494">
        <w:t xml:space="preserve">define the actual short term and longer term sequence for </w:t>
      </w:r>
      <w:r w:rsidR="00724955">
        <w:t xml:space="preserve">the </w:t>
      </w:r>
      <w:r w:rsidR="00A94494">
        <w:t>kicker magnet; i</w:t>
      </w:r>
      <w:r w:rsidR="00533525">
        <w:t>.</w:t>
      </w:r>
      <w:r w:rsidR="00A94494">
        <w:t>e</w:t>
      </w:r>
      <w:r w:rsidR="00533525">
        <w:t>.</w:t>
      </w:r>
      <w:r w:rsidR="00A94494">
        <w:t xml:space="preserve"> define the short term </w:t>
      </w:r>
      <w:r w:rsidR="006B0673">
        <w:t xml:space="preserve">cycle of </w:t>
      </w:r>
      <w:r w:rsidR="00A94494">
        <w:t xml:space="preserve">kicking of a fraction of the beam buckets and the </w:t>
      </w:r>
      <w:r w:rsidR="006B0673">
        <w:t xml:space="preserve">longer </w:t>
      </w:r>
      <w:r w:rsidR="00A94494">
        <w:t>1</w:t>
      </w:r>
      <w:r w:rsidR="00533525">
        <w:t xml:space="preserve"> </w:t>
      </w:r>
      <w:r w:rsidR="00A94494">
        <w:t>min</w:t>
      </w:r>
      <w:r w:rsidR="00533525">
        <w:t>.</w:t>
      </w:r>
      <w:r w:rsidR="00A94494">
        <w:t xml:space="preserve"> beam-on</w:t>
      </w:r>
      <w:r w:rsidR="00533525">
        <w:t xml:space="preserve"> </w:t>
      </w:r>
      <w:r w:rsidR="00A94494">
        <w:t>/ 3 min</w:t>
      </w:r>
      <w:r w:rsidR="00533525">
        <w:t>.</w:t>
      </w:r>
      <w:r w:rsidR="00A94494">
        <w:t xml:space="preserve"> beam-off cycle for normal operation. As mentioned earlier, there would need to be a large number of different modes and configurability in defining the longer term sequence. </w:t>
      </w:r>
      <w:r w:rsidR="00893986">
        <w:t>For a starting point we would want the ability to operate the KSM and kicker with the following different modes:</w:t>
      </w:r>
    </w:p>
    <w:p w14:paraId="44A012F8" w14:textId="09F5D6A6" w:rsidR="00791463" w:rsidRDefault="00893986" w:rsidP="00533525">
      <w:pPr>
        <w:pStyle w:val="ListParagraph"/>
        <w:numPr>
          <w:ilvl w:val="0"/>
          <w:numId w:val="13"/>
        </w:numPr>
        <w:spacing w:after="60"/>
        <w:contextualSpacing w:val="0"/>
      </w:pPr>
      <w:r>
        <w:t xml:space="preserve">Operate the kicker magnet </w:t>
      </w:r>
      <w:proofErr w:type="gramStart"/>
      <w:r>
        <w:t>to</w:t>
      </w:r>
      <w:proofErr w:type="gramEnd"/>
      <w:r>
        <w:t xml:space="preserve"> permanently on so all beam gets directed to BL1U</w:t>
      </w:r>
      <w:r w:rsidR="00BC01DB">
        <w:t xml:space="preserve"> (parameter KICKER_DC_MODE)</w:t>
      </w:r>
      <w:r w:rsidR="00533525">
        <w:t>.</w:t>
      </w:r>
      <w:r w:rsidR="002A369E">
        <w:t xml:space="preserve">  This would mean setting the magnet output (output 1) to permanent high.</w:t>
      </w:r>
    </w:p>
    <w:p w14:paraId="13DA519E" w14:textId="7771386E" w:rsidR="00791463" w:rsidRDefault="00791463" w:rsidP="00533525">
      <w:pPr>
        <w:pStyle w:val="ListParagraph"/>
        <w:numPr>
          <w:ilvl w:val="0"/>
          <w:numId w:val="13"/>
        </w:numPr>
        <w:spacing w:after="60"/>
        <w:contextualSpacing w:val="0"/>
      </w:pPr>
      <w:r>
        <w:t xml:space="preserve">Operate the kicker magnet where we kick a fraction (parameter </w:t>
      </w:r>
      <w:r w:rsidR="00BC01DB">
        <w:t xml:space="preserve">KICK_FRACTION) of beam buckets to </w:t>
      </w:r>
      <w:r w:rsidR="009D0537">
        <w:t>beamline 1U.</w:t>
      </w:r>
      <w:r w:rsidR="00CB4BF8">
        <w:t xml:space="preserve">  It would repeat kicking a fraction of buckets for a configurable </w:t>
      </w:r>
      <w:r w:rsidR="0002702F">
        <w:t xml:space="preserve">ON </w:t>
      </w:r>
      <w:r w:rsidR="001968F0">
        <w:t>period</w:t>
      </w:r>
      <w:r w:rsidR="0002702F">
        <w:t xml:space="preserve"> (parameter BEAM_ON_PERIOD) then </w:t>
      </w:r>
      <w:r w:rsidR="00CB4BF8">
        <w:t xml:space="preserve">shut off magnet for a configurable OFF period (parameter BEAM_OFF_PERIOD).  It would repeat these ON / OFF periods for a configurable number of </w:t>
      </w:r>
      <w:r w:rsidR="005D3C56">
        <w:rPr>
          <w:b/>
        </w:rPr>
        <w:t>long c</w:t>
      </w:r>
      <w:r w:rsidR="00CB4BF8" w:rsidRPr="000F4F48">
        <w:rPr>
          <w:b/>
        </w:rPr>
        <w:t>ycles</w:t>
      </w:r>
      <w:r w:rsidR="00CB4BF8">
        <w:t xml:space="preserve"> (parameter NUM_</w:t>
      </w:r>
      <w:r w:rsidR="005D3C56">
        <w:t>L</w:t>
      </w:r>
      <w:r w:rsidR="00CB4BF8">
        <w:t>CYCLES)</w:t>
      </w:r>
      <w:r w:rsidR="0042726B">
        <w:t>.</w:t>
      </w:r>
    </w:p>
    <w:p w14:paraId="57A9F174" w14:textId="650932AD" w:rsidR="00893986" w:rsidRDefault="0042726B" w:rsidP="00131594">
      <w:pPr>
        <w:pStyle w:val="ListParagraph"/>
        <w:numPr>
          <w:ilvl w:val="0"/>
          <w:numId w:val="13"/>
        </w:numPr>
        <w:spacing w:after="120"/>
      </w:pPr>
      <w:r>
        <w:lastRenderedPageBreak/>
        <w:t xml:space="preserve">Operate the kicker magnet in a manner identically to 2, except that the ON/OFF </w:t>
      </w:r>
      <w:r w:rsidR="00E679E1">
        <w:t xml:space="preserve">cycles would continue </w:t>
      </w:r>
      <w:r w:rsidR="00131594">
        <w:t>forever</w:t>
      </w:r>
      <w:r w:rsidR="00E679E1">
        <w:t xml:space="preserve"> (parameter BEAM_CONTINUOUS_CYCLE).</w:t>
      </w:r>
    </w:p>
    <w:p w14:paraId="0FF9EC71" w14:textId="58D026D9" w:rsidR="00893986" w:rsidRPr="00893986" w:rsidRDefault="000F4F48" w:rsidP="00533525">
      <w:r>
        <w:t xml:space="preserve">The </w:t>
      </w:r>
      <w:r w:rsidRPr="000F4F48">
        <w:rPr>
          <w:b/>
        </w:rPr>
        <w:t>sequences</w:t>
      </w:r>
      <w:r>
        <w:t xml:space="preserve"> in m</w:t>
      </w:r>
      <w:r w:rsidR="0076337E">
        <w:t xml:space="preserve">odes 2 and 3 would be started by writing to a VME register </w:t>
      </w:r>
      <w:r w:rsidR="002F6E4F">
        <w:t>(START_SEQUENCE</w:t>
      </w:r>
      <w:r w:rsidR="0076337E">
        <w:t>)</w:t>
      </w:r>
      <w:r w:rsidR="003D3818">
        <w:t>.  We show a diagram showing a mode 2 or 3 sequence in Figure 5.</w:t>
      </w:r>
    </w:p>
    <w:p w14:paraId="335C16B8" w14:textId="33D9AB1A" w:rsidR="003D3818" w:rsidRDefault="003D3818" w:rsidP="00533525"/>
    <w:p w14:paraId="4DA88645" w14:textId="77777777" w:rsidR="003D3818" w:rsidRDefault="003D3818" w:rsidP="003D3818">
      <w:pPr>
        <w:keepNext/>
      </w:pPr>
      <w:r>
        <w:rPr>
          <w:noProof/>
          <w:lang w:val="en-CA" w:eastAsia="en-CA"/>
        </w:rPr>
        <w:drawing>
          <wp:inline distT="0" distB="0" distL="0" distR="0" wp14:anchorId="6A60E4BD" wp14:editId="331DFFC7">
            <wp:extent cx="5943600" cy="45948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cker_sequence_detail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594860"/>
                    </a:xfrm>
                    <a:prstGeom prst="rect">
                      <a:avLst/>
                    </a:prstGeom>
                  </pic:spPr>
                </pic:pic>
              </a:graphicData>
            </a:graphic>
          </wp:inline>
        </w:drawing>
      </w:r>
    </w:p>
    <w:p w14:paraId="4085DBF6" w14:textId="2852C420" w:rsidR="003D3818" w:rsidRDefault="003D3818" w:rsidP="00131594">
      <w:pPr>
        <w:pStyle w:val="Caption"/>
        <w:spacing w:after="0"/>
      </w:pPr>
      <w:r>
        <w:t xml:space="preserve">Figure </w:t>
      </w:r>
      <w:fldSimple w:instr=" SEQ Figure \* ARABIC ">
        <w:r w:rsidR="00F72181">
          <w:rPr>
            <w:noProof/>
          </w:rPr>
          <w:t>5</w:t>
        </w:r>
      </w:fldSimple>
      <w:r>
        <w:t xml:space="preserve">: </w:t>
      </w:r>
      <w:r w:rsidR="00131594">
        <w:t>D</w:t>
      </w:r>
      <w:r>
        <w:t>iagram of short and long kicker cycles.</w:t>
      </w:r>
      <w:r w:rsidR="00724955">
        <w:t xml:space="preserve"> In this example we are kicking 1 out of each 6 beam buckets.</w:t>
      </w:r>
    </w:p>
    <w:p w14:paraId="398A8E38" w14:textId="03799CFC" w:rsidR="00724955" w:rsidRDefault="00724955">
      <w:pPr>
        <w:widowControl/>
        <w:suppressAutoHyphens w:val="0"/>
        <w:rPr>
          <w:szCs w:val="24"/>
        </w:rPr>
      </w:pPr>
      <w:r>
        <w:rPr>
          <w:szCs w:val="24"/>
        </w:rPr>
        <w:br w:type="page"/>
      </w:r>
    </w:p>
    <w:p w14:paraId="6628CDF0" w14:textId="0BCFDD46" w:rsidR="00724955" w:rsidRDefault="00131594" w:rsidP="00131594">
      <w:pPr>
        <w:rPr>
          <w:szCs w:val="24"/>
        </w:rPr>
      </w:pPr>
      <w:r>
        <w:rPr>
          <w:szCs w:val="24"/>
        </w:rPr>
        <w:lastRenderedPageBreak/>
        <w:t>Below we show</w:t>
      </w:r>
      <w:r w:rsidR="00724955">
        <w:rPr>
          <w:szCs w:val="24"/>
        </w:rPr>
        <w:t xml:space="preserve"> the proposed list of VME parameters that would control the above operation.</w:t>
      </w:r>
    </w:p>
    <w:p w14:paraId="0C25ACA7" w14:textId="77777777" w:rsidR="00131594" w:rsidRDefault="00131594" w:rsidP="00131594">
      <w:pPr>
        <w:rPr>
          <w:szCs w:val="24"/>
        </w:rPr>
      </w:pPr>
    </w:p>
    <w:p w14:paraId="53A53F41" w14:textId="79C7EEAE" w:rsidR="00D4066F" w:rsidRDefault="00761036" w:rsidP="00131594">
      <w:pPr>
        <w:pStyle w:val="Caption"/>
        <w:spacing w:before="0"/>
        <w:jc w:val="center"/>
      </w:pPr>
      <w:r>
        <w:t xml:space="preserve">Table 1: </w:t>
      </w:r>
      <w:r w:rsidR="00D4066F">
        <w:t xml:space="preserve">List of </w:t>
      </w:r>
      <w:r w:rsidR="0012168D">
        <w:t>VME Parameters</w:t>
      </w:r>
    </w:p>
    <w:tbl>
      <w:tblPr>
        <w:tblStyle w:val="TableGrid"/>
        <w:tblW w:w="9424" w:type="dxa"/>
        <w:tblLook w:val="04A0" w:firstRow="1" w:lastRow="0" w:firstColumn="1" w:lastColumn="0" w:noHBand="0" w:noVBand="1"/>
      </w:tblPr>
      <w:tblGrid>
        <w:gridCol w:w="3525"/>
        <w:gridCol w:w="4458"/>
        <w:gridCol w:w="1441"/>
      </w:tblGrid>
      <w:tr w:rsidR="00996001" w14:paraId="0EA52C4B" w14:textId="77777777" w:rsidTr="004300ED">
        <w:trPr>
          <w:trHeight w:val="702"/>
        </w:trPr>
        <w:tc>
          <w:tcPr>
            <w:tcW w:w="3525" w:type="dxa"/>
          </w:tcPr>
          <w:p w14:paraId="567B4D00" w14:textId="27E09F3B" w:rsidR="00CE52E4" w:rsidRDefault="00CE52E4" w:rsidP="00525A84">
            <w:pPr>
              <w:spacing w:after="120"/>
            </w:pPr>
            <w:r>
              <w:t>VME Parameter Name</w:t>
            </w:r>
          </w:p>
        </w:tc>
        <w:tc>
          <w:tcPr>
            <w:tcW w:w="4458" w:type="dxa"/>
          </w:tcPr>
          <w:p w14:paraId="5345D05E" w14:textId="6F4970AC" w:rsidR="00CE52E4" w:rsidRDefault="00CE52E4" w:rsidP="00525A84">
            <w:pPr>
              <w:spacing w:after="120"/>
            </w:pPr>
            <w:r>
              <w:t>Parameter Function</w:t>
            </w:r>
          </w:p>
        </w:tc>
        <w:tc>
          <w:tcPr>
            <w:tcW w:w="1441" w:type="dxa"/>
          </w:tcPr>
          <w:p w14:paraId="3857780C" w14:textId="7DABC50B" w:rsidR="00CE52E4" w:rsidRDefault="00F64E38" w:rsidP="00525A84">
            <w:pPr>
              <w:spacing w:after="120"/>
            </w:pPr>
            <w:r>
              <w:t xml:space="preserve">Type ;  </w:t>
            </w:r>
            <w:r w:rsidR="00CE52E4">
              <w:t>unit</w:t>
            </w:r>
          </w:p>
        </w:tc>
      </w:tr>
      <w:tr w:rsidR="0032360C" w14:paraId="7379F3D7" w14:textId="77777777" w:rsidTr="004300ED">
        <w:trPr>
          <w:trHeight w:val="943"/>
        </w:trPr>
        <w:tc>
          <w:tcPr>
            <w:tcW w:w="3525" w:type="dxa"/>
          </w:tcPr>
          <w:p w14:paraId="650305D5" w14:textId="288C66BC" w:rsidR="0032360C" w:rsidRDefault="0032360C" w:rsidP="00525A84">
            <w:pPr>
              <w:spacing w:after="120"/>
            </w:pPr>
            <w:r>
              <w:t>KSM_ENABLE</w:t>
            </w:r>
          </w:p>
        </w:tc>
        <w:tc>
          <w:tcPr>
            <w:tcW w:w="4458" w:type="dxa"/>
          </w:tcPr>
          <w:p w14:paraId="2D4DF5DE" w14:textId="76D6B734" w:rsidR="0032360C" w:rsidRDefault="0032360C" w:rsidP="00525A84">
            <w:pPr>
              <w:spacing w:after="120"/>
            </w:pPr>
            <w:r>
              <w:t>If set to 1, then the KSM can start kicker sequences or set kicker in DC mode</w:t>
            </w:r>
          </w:p>
          <w:p w14:paraId="4003B251" w14:textId="43F8D622" w:rsidR="0032360C" w:rsidRDefault="0032360C" w:rsidP="00525A84">
            <w:pPr>
              <w:spacing w:after="120"/>
            </w:pPr>
            <w:r>
              <w:t>If set to 0, then the KSM will not operate magnet</w:t>
            </w:r>
            <w:r w:rsidR="004C3BA9">
              <w:t xml:space="preserve"> (</w:t>
            </w:r>
            <w:proofErr w:type="spellStart"/>
            <w:r w:rsidR="004C3BA9">
              <w:t>ie</w:t>
            </w:r>
            <w:proofErr w:type="spellEnd"/>
            <w:r w:rsidR="004C3BA9">
              <w:t>, output 1 will not go high).</w:t>
            </w:r>
          </w:p>
        </w:tc>
        <w:tc>
          <w:tcPr>
            <w:tcW w:w="1441" w:type="dxa"/>
          </w:tcPr>
          <w:p w14:paraId="68DCA384" w14:textId="40D9665E" w:rsidR="0032360C" w:rsidRDefault="0032360C" w:rsidP="00525A84">
            <w:pPr>
              <w:spacing w:after="120"/>
            </w:pPr>
            <w:r>
              <w:t>r/w ; n/a</w:t>
            </w:r>
          </w:p>
        </w:tc>
      </w:tr>
      <w:tr w:rsidR="00996001" w14:paraId="08FF49E4" w14:textId="77777777" w:rsidTr="004300ED">
        <w:trPr>
          <w:trHeight w:val="943"/>
        </w:trPr>
        <w:tc>
          <w:tcPr>
            <w:tcW w:w="3525" w:type="dxa"/>
          </w:tcPr>
          <w:p w14:paraId="71A0FB1B" w14:textId="22DE08A3" w:rsidR="00CE52E4" w:rsidRDefault="00791463" w:rsidP="00525A84">
            <w:pPr>
              <w:spacing w:after="120"/>
            </w:pPr>
            <w:r>
              <w:t>KICKER_DC_MODE</w:t>
            </w:r>
          </w:p>
        </w:tc>
        <w:tc>
          <w:tcPr>
            <w:tcW w:w="4458" w:type="dxa"/>
          </w:tcPr>
          <w:p w14:paraId="47CE2E0C" w14:textId="1324595E" w:rsidR="00CE52E4" w:rsidRDefault="00791463" w:rsidP="00525A84">
            <w:pPr>
              <w:spacing w:after="120"/>
            </w:pPr>
            <w:r>
              <w:t xml:space="preserve">Setting this parameter to 1 will </w:t>
            </w:r>
            <w:del w:id="11" w:author="Violeta Toma" w:date="2016-06-01T17:03:00Z">
              <w:r w:rsidDel="002B6E91">
                <w:delText>set</w:delText>
              </w:r>
              <w:r w:rsidR="008D5EDD" w:rsidDel="002B6E91">
                <w:delText xml:space="preserve"> permanently</w:delText>
              </w:r>
            </w:del>
            <w:r w:rsidR="008D5EDD">
              <w:t xml:space="preserve"> turn on the kicker magnet</w:t>
            </w:r>
            <w:ins w:id="12" w:author="Violeta Toma" w:date="2016-06-01T17:03:00Z">
              <w:r w:rsidR="002B6E91">
                <w:t xml:space="preserve"> permanently</w:t>
              </w:r>
            </w:ins>
            <w:r w:rsidR="008D5EDD">
              <w:t xml:space="preserve">, </w:t>
            </w:r>
            <w:proofErr w:type="spellStart"/>
            <w:r w:rsidR="008D5EDD">
              <w:t>ie</w:t>
            </w:r>
            <w:proofErr w:type="spellEnd"/>
            <w:r w:rsidR="008D5EDD">
              <w:t xml:space="preserve"> set output 1 high.</w:t>
            </w:r>
          </w:p>
        </w:tc>
        <w:tc>
          <w:tcPr>
            <w:tcW w:w="1441" w:type="dxa"/>
          </w:tcPr>
          <w:p w14:paraId="4BC96A49" w14:textId="7BC0AEDA" w:rsidR="00CE52E4" w:rsidRDefault="00F64E38" w:rsidP="00525A84">
            <w:pPr>
              <w:spacing w:after="120"/>
            </w:pPr>
            <w:r>
              <w:t xml:space="preserve">r/w  ; </w:t>
            </w:r>
            <w:r w:rsidR="002A369E">
              <w:t>n/a</w:t>
            </w:r>
          </w:p>
        </w:tc>
      </w:tr>
      <w:tr w:rsidR="00996001" w14:paraId="2F3EE6B5" w14:textId="77777777" w:rsidTr="004300ED">
        <w:trPr>
          <w:trHeight w:val="675"/>
        </w:trPr>
        <w:tc>
          <w:tcPr>
            <w:tcW w:w="3525" w:type="dxa"/>
          </w:tcPr>
          <w:p w14:paraId="44C25B5D" w14:textId="55059FD8" w:rsidR="00CB4BF8" w:rsidRDefault="00CB4BF8" w:rsidP="00525A84">
            <w:pPr>
              <w:spacing w:after="120"/>
            </w:pPr>
            <w:r>
              <w:t>PULSER_OFFSET</w:t>
            </w:r>
          </w:p>
        </w:tc>
        <w:tc>
          <w:tcPr>
            <w:tcW w:w="4458" w:type="dxa"/>
          </w:tcPr>
          <w:p w14:paraId="6F37C6B7" w14:textId="53D1F576" w:rsidR="00CB4BF8" w:rsidRDefault="00CB4BF8" w:rsidP="00525A84">
            <w:pPr>
              <w:spacing w:after="120"/>
            </w:pPr>
            <w:r>
              <w:t>Fixed offset to add to cyclotron blanking pulser before subsequent operations</w:t>
            </w:r>
          </w:p>
        </w:tc>
        <w:tc>
          <w:tcPr>
            <w:tcW w:w="1441" w:type="dxa"/>
          </w:tcPr>
          <w:p w14:paraId="49CF42B5" w14:textId="41B33939" w:rsidR="00CB4BF8" w:rsidRDefault="00F64E38" w:rsidP="00525A84">
            <w:pPr>
              <w:spacing w:after="120"/>
            </w:pPr>
            <w:r>
              <w:t xml:space="preserve">r/w; </w:t>
            </w:r>
            <w:r w:rsidR="00CB4BF8">
              <w:t>Clock units (10ns)</w:t>
            </w:r>
          </w:p>
        </w:tc>
      </w:tr>
      <w:tr w:rsidR="0032360C" w14:paraId="3C5EF35E" w14:textId="77777777" w:rsidTr="0032360C">
        <w:trPr>
          <w:trHeight w:val="964"/>
        </w:trPr>
        <w:tc>
          <w:tcPr>
            <w:tcW w:w="3525" w:type="dxa"/>
          </w:tcPr>
          <w:p w14:paraId="002E3232" w14:textId="4CD0CDEF" w:rsidR="0032360C" w:rsidRDefault="0032360C" w:rsidP="00525A84">
            <w:pPr>
              <w:spacing w:after="120"/>
            </w:pPr>
            <w:r>
              <w:t>KICK_FRACTION</w:t>
            </w:r>
          </w:p>
        </w:tc>
        <w:tc>
          <w:tcPr>
            <w:tcW w:w="4458" w:type="dxa"/>
          </w:tcPr>
          <w:p w14:paraId="07484996" w14:textId="01792E75" w:rsidR="0032360C" w:rsidRDefault="0032360C" w:rsidP="00525A84">
            <w:pPr>
              <w:spacing w:after="120"/>
            </w:pPr>
            <w:r>
              <w:t>Defines fraction of beam buckets kicked to beamline 1U.  Specifically, means we will kick one bucket to 1U and then let KICK_FRACTION-1 buckets go to beamline 1A; so 1/KICK_FRACTION buckets will go to 1U.</w:t>
            </w:r>
          </w:p>
        </w:tc>
        <w:tc>
          <w:tcPr>
            <w:tcW w:w="1441" w:type="dxa"/>
          </w:tcPr>
          <w:p w14:paraId="7B3BB36A" w14:textId="20F7EFCF" w:rsidR="0032360C" w:rsidRDefault="0032360C" w:rsidP="00525A84">
            <w:pPr>
              <w:spacing w:after="120"/>
            </w:pPr>
            <w:r>
              <w:t>r/w ; n/a</w:t>
            </w:r>
          </w:p>
        </w:tc>
      </w:tr>
      <w:tr w:rsidR="0032360C" w14:paraId="11AAA254" w14:textId="77777777" w:rsidTr="004300ED">
        <w:trPr>
          <w:trHeight w:val="1772"/>
        </w:trPr>
        <w:tc>
          <w:tcPr>
            <w:tcW w:w="3525" w:type="dxa"/>
          </w:tcPr>
          <w:p w14:paraId="1B257623" w14:textId="3972E69F" w:rsidR="0032360C" w:rsidRDefault="0032360C" w:rsidP="00525A84">
            <w:pPr>
              <w:spacing w:after="120"/>
            </w:pPr>
            <w:r>
              <w:t>BEAM_ON_PERIOD</w:t>
            </w:r>
          </w:p>
        </w:tc>
        <w:tc>
          <w:tcPr>
            <w:tcW w:w="4458" w:type="dxa"/>
          </w:tcPr>
          <w:p w14:paraId="0731E207" w14:textId="70FB8232" w:rsidR="0032360C" w:rsidRDefault="0032360C" w:rsidP="00525A84">
            <w:pPr>
              <w:spacing w:after="120"/>
            </w:pPr>
            <w:r>
              <w:t>Defines length of beam ON period (with fraction of buckets going to UCN)</w:t>
            </w:r>
          </w:p>
        </w:tc>
        <w:tc>
          <w:tcPr>
            <w:tcW w:w="1441" w:type="dxa"/>
          </w:tcPr>
          <w:p w14:paraId="1FB8DAB2" w14:textId="5A7DD051" w:rsidR="0032360C" w:rsidRDefault="0032360C" w:rsidP="00525A84">
            <w:pPr>
              <w:spacing w:after="120"/>
            </w:pPr>
            <w:r>
              <w:t xml:space="preserve">r/w; milliseconds </w:t>
            </w:r>
          </w:p>
        </w:tc>
      </w:tr>
      <w:tr w:rsidR="0032360C" w14:paraId="7B97D1CA" w14:textId="77777777" w:rsidTr="004300ED">
        <w:trPr>
          <w:trHeight w:val="423"/>
        </w:trPr>
        <w:tc>
          <w:tcPr>
            <w:tcW w:w="3525" w:type="dxa"/>
          </w:tcPr>
          <w:p w14:paraId="5A2224D0" w14:textId="49A3A945" w:rsidR="0032360C" w:rsidRDefault="0032360C" w:rsidP="00525A84">
            <w:pPr>
              <w:spacing w:after="120"/>
            </w:pPr>
            <w:r>
              <w:t>BEAM_OFF_PERIOD</w:t>
            </w:r>
          </w:p>
        </w:tc>
        <w:tc>
          <w:tcPr>
            <w:tcW w:w="4458" w:type="dxa"/>
          </w:tcPr>
          <w:p w14:paraId="6AEB3785" w14:textId="1FB5FA51" w:rsidR="0032360C" w:rsidRDefault="0032360C" w:rsidP="00525A84">
            <w:pPr>
              <w:spacing w:after="120"/>
            </w:pPr>
            <w:r>
              <w:t>Defines length of beam OFF period (with no beam going to UCN)</w:t>
            </w:r>
          </w:p>
        </w:tc>
        <w:tc>
          <w:tcPr>
            <w:tcW w:w="1441" w:type="dxa"/>
          </w:tcPr>
          <w:p w14:paraId="5CBDE219" w14:textId="6CEA43DB" w:rsidR="0032360C" w:rsidRDefault="0032360C" w:rsidP="00E679E1">
            <w:pPr>
              <w:spacing w:after="120"/>
            </w:pPr>
            <w:r>
              <w:t xml:space="preserve">r/w; milliseconds </w:t>
            </w:r>
          </w:p>
        </w:tc>
      </w:tr>
      <w:tr w:rsidR="0032360C" w14:paraId="0B11C555" w14:textId="77777777" w:rsidTr="004300ED">
        <w:trPr>
          <w:trHeight w:val="663"/>
        </w:trPr>
        <w:tc>
          <w:tcPr>
            <w:tcW w:w="3525" w:type="dxa"/>
          </w:tcPr>
          <w:p w14:paraId="0A582421" w14:textId="3C57514B" w:rsidR="0032360C" w:rsidRDefault="0032360C" w:rsidP="00525A84">
            <w:pPr>
              <w:spacing w:after="120"/>
            </w:pPr>
            <w:r>
              <w:t>NUM_LCYCLES</w:t>
            </w:r>
          </w:p>
        </w:tc>
        <w:tc>
          <w:tcPr>
            <w:tcW w:w="4458" w:type="dxa"/>
          </w:tcPr>
          <w:p w14:paraId="726EAF45" w14:textId="4D25CB32" w:rsidR="0032360C" w:rsidRDefault="0032360C" w:rsidP="00E679E1">
            <w:pPr>
              <w:spacing w:after="120"/>
            </w:pPr>
            <w:r>
              <w:t>The number of ON/OFF cycles to perform before stopping</w:t>
            </w:r>
          </w:p>
        </w:tc>
        <w:tc>
          <w:tcPr>
            <w:tcW w:w="1441" w:type="dxa"/>
          </w:tcPr>
          <w:p w14:paraId="1B46ED7E" w14:textId="6898AA2A" w:rsidR="0032360C" w:rsidRDefault="0032360C" w:rsidP="00525A84">
            <w:pPr>
              <w:spacing w:after="120"/>
            </w:pPr>
            <w:r>
              <w:t>r/w; cycles</w:t>
            </w:r>
          </w:p>
        </w:tc>
      </w:tr>
      <w:tr w:rsidR="0032360C" w14:paraId="28626E9A" w14:textId="77777777" w:rsidTr="004300ED">
        <w:trPr>
          <w:trHeight w:val="675"/>
        </w:trPr>
        <w:tc>
          <w:tcPr>
            <w:tcW w:w="3525" w:type="dxa"/>
          </w:tcPr>
          <w:p w14:paraId="43CBF717" w14:textId="79E176B1" w:rsidR="0032360C" w:rsidRDefault="0032360C" w:rsidP="00525A84">
            <w:pPr>
              <w:spacing w:after="120"/>
            </w:pPr>
            <w:r>
              <w:t>BEAM_CONTINUOUS_CYCLE</w:t>
            </w:r>
          </w:p>
        </w:tc>
        <w:tc>
          <w:tcPr>
            <w:tcW w:w="4458" w:type="dxa"/>
          </w:tcPr>
          <w:p w14:paraId="02D30374" w14:textId="045B9372" w:rsidR="0032360C" w:rsidRDefault="0032360C" w:rsidP="00525A84">
            <w:pPr>
              <w:spacing w:after="120"/>
            </w:pPr>
            <w:r>
              <w:t>Writing 1 to this register would set the KSM to use a continuous (never ending) sequence.  Writing 0 would mean a cycle ends after NUM_</w:t>
            </w:r>
            <w:commentRangeStart w:id="13"/>
            <w:r>
              <w:t>CYCLES</w:t>
            </w:r>
            <w:commentRangeEnd w:id="13"/>
            <w:r w:rsidR="002B6E91">
              <w:rPr>
                <w:rStyle w:val="CommentReference"/>
              </w:rPr>
              <w:commentReference w:id="13"/>
            </w:r>
            <w:r>
              <w:t>.</w:t>
            </w:r>
          </w:p>
        </w:tc>
        <w:tc>
          <w:tcPr>
            <w:tcW w:w="1441" w:type="dxa"/>
          </w:tcPr>
          <w:p w14:paraId="7438214D" w14:textId="13F03D15" w:rsidR="0032360C" w:rsidRDefault="0032360C" w:rsidP="00525A84">
            <w:pPr>
              <w:spacing w:after="120"/>
            </w:pPr>
            <w:r>
              <w:t>r/w; n/a</w:t>
            </w:r>
          </w:p>
        </w:tc>
      </w:tr>
      <w:tr w:rsidR="0032360C" w14:paraId="67B802A7" w14:textId="77777777" w:rsidTr="004300ED">
        <w:trPr>
          <w:trHeight w:val="1224"/>
        </w:trPr>
        <w:tc>
          <w:tcPr>
            <w:tcW w:w="3525" w:type="dxa"/>
          </w:tcPr>
          <w:p w14:paraId="6339DC71" w14:textId="533B65C3" w:rsidR="0032360C" w:rsidRDefault="0032360C" w:rsidP="00525A84">
            <w:pPr>
              <w:spacing w:after="120"/>
            </w:pPr>
            <w:r>
              <w:t>START_SEQUENCE</w:t>
            </w:r>
          </w:p>
        </w:tc>
        <w:tc>
          <w:tcPr>
            <w:tcW w:w="4458" w:type="dxa"/>
          </w:tcPr>
          <w:p w14:paraId="47DE60E9" w14:textId="77777777" w:rsidR="0032360C" w:rsidRDefault="0032360C" w:rsidP="00525A84">
            <w:pPr>
              <w:spacing w:after="120"/>
            </w:pPr>
            <w:r>
              <w:t>Writing 1 to this register would start the magnet kicks.  This would have no effect if a sequence is already in progress.</w:t>
            </w:r>
          </w:p>
          <w:p w14:paraId="39389D97" w14:textId="77777777" w:rsidR="0032360C" w:rsidRDefault="0032360C" w:rsidP="00525A84">
            <w:pPr>
              <w:spacing w:after="120"/>
            </w:pPr>
            <w:r>
              <w:t>Writing 0 to this register would stop any ongoing sequence.</w:t>
            </w:r>
          </w:p>
          <w:p w14:paraId="3DCAB45E" w14:textId="4C02869E" w:rsidR="0032360C" w:rsidRDefault="0032360C" w:rsidP="00525A84">
            <w:pPr>
              <w:spacing w:after="120"/>
            </w:pPr>
            <w:r>
              <w:t>Register has no effect in DC mode.</w:t>
            </w:r>
          </w:p>
        </w:tc>
        <w:tc>
          <w:tcPr>
            <w:tcW w:w="1441" w:type="dxa"/>
          </w:tcPr>
          <w:p w14:paraId="24764168" w14:textId="67907F5E" w:rsidR="0032360C" w:rsidRDefault="0032360C" w:rsidP="00525A84">
            <w:pPr>
              <w:spacing w:after="120"/>
            </w:pPr>
            <w:r>
              <w:t>r/w ; n/a</w:t>
            </w:r>
          </w:p>
        </w:tc>
      </w:tr>
      <w:tr w:rsidR="0032360C" w14:paraId="347AB16E" w14:textId="77777777" w:rsidTr="004300ED">
        <w:trPr>
          <w:trHeight w:val="2002"/>
        </w:trPr>
        <w:tc>
          <w:tcPr>
            <w:tcW w:w="3525" w:type="dxa"/>
          </w:tcPr>
          <w:p w14:paraId="194AB2A3" w14:textId="331F4069" w:rsidR="0032360C" w:rsidRDefault="0032360C" w:rsidP="00525A84">
            <w:pPr>
              <w:spacing w:after="120"/>
            </w:pPr>
            <w:r>
              <w:lastRenderedPageBreak/>
              <w:t>KSM_STATUS</w:t>
            </w:r>
          </w:p>
        </w:tc>
        <w:tc>
          <w:tcPr>
            <w:tcW w:w="4458" w:type="dxa"/>
          </w:tcPr>
          <w:p w14:paraId="61B3D541" w14:textId="26B5CAA7" w:rsidR="0032360C" w:rsidRDefault="0032360C" w:rsidP="00525A84">
            <w:pPr>
              <w:spacing w:after="120"/>
            </w:pPr>
            <w:r>
              <w:t>Bit 0 : is magnet on</w:t>
            </w:r>
            <w:r>
              <w:br/>
              <w:t>Bit 1 : is in sequence</w:t>
            </w:r>
            <w:r>
              <w:br/>
              <w:t>Bit 2 : is KSM inhibited</w:t>
            </w:r>
            <w:r>
              <w:br/>
              <w:t xml:space="preserve">Bit 3 : </w:t>
            </w:r>
          </w:p>
        </w:tc>
        <w:tc>
          <w:tcPr>
            <w:tcW w:w="1441" w:type="dxa"/>
          </w:tcPr>
          <w:p w14:paraId="4B0907BD" w14:textId="67C6C97C" w:rsidR="0032360C" w:rsidRDefault="0032360C" w:rsidP="00525A84">
            <w:pPr>
              <w:spacing w:after="120"/>
            </w:pPr>
            <w:r>
              <w:t>r/o; bit-field</w:t>
            </w:r>
          </w:p>
        </w:tc>
      </w:tr>
      <w:tr w:rsidR="0032360C" w14:paraId="237C1D67" w14:textId="77777777" w:rsidTr="004300ED">
        <w:trPr>
          <w:trHeight w:val="567"/>
        </w:trPr>
        <w:tc>
          <w:tcPr>
            <w:tcW w:w="3525" w:type="dxa"/>
          </w:tcPr>
          <w:p w14:paraId="478F1EA5" w14:textId="552FD415" w:rsidR="0032360C" w:rsidRDefault="0032360C" w:rsidP="00F64E38">
            <w:pPr>
              <w:tabs>
                <w:tab w:val="left" w:pos="2294"/>
              </w:tabs>
              <w:spacing w:after="120"/>
            </w:pPr>
            <w:r>
              <w:t xml:space="preserve">CYCLE_STATUS </w:t>
            </w:r>
          </w:p>
        </w:tc>
        <w:tc>
          <w:tcPr>
            <w:tcW w:w="4458" w:type="dxa"/>
          </w:tcPr>
          <w:p w14:paraId="58977296" w14:textId="308BC53B" w:rsidR="0032360C" w:rsidRDefault="0032360C" w:rsidP="00525A84">
            <w:pPr>
              <w:spacing w:after="120"/>
            </w:pPr>
            <w:r>
              <w:t>Number of cycles executed since sequence started.</w:t>
            </w:r>
          </w:p>
        </w:tc>
        <w:tc>
          <w:tcPr>
            <w:tcW w:w="1441" w:type="dxa"/>
          </w:tcPr>
          <w:p w14:paraId="4513CBBE" w14:textId="6EDE3D9B" w:rsidR="0032360C" w:rsidRDefault="0032360C" w:rsidP="00525A84">
            <w:pPr>
              <w:spacing w:after="120"/>
            </w:pPr>
            <w:r>
              <w:t>r/o ; bit-field</w:t>
            </w:r>
          </w:p>
        </w:tc>
      </w:tr>
      <w:tr w:rsidR="0032360C" w14:paraId="0E2FB511" w14:textId="77777777" w:rsidTr="004300ED">
        <w:trPr>
          <w:trHeight w:val="624"/>
        </w:trPr>
        <w:tc>
          <w:tcPr>
            <w:tcW w:w="3525" w:type="dxa"/>
          </w:tcPr>
          <w:p w14:paraId="62B33DD1" w14:textId="7A5E690C" w:rsidR="0032360C" w:rsidRDefault="0032360C" w:rsidP="00525A84">
            <w:pPr>
              <w:spacing w:after="120"/>
            </w:pPr>
          </w:p>
        </w:tc>
        <w:tc>
          <w:tcPr>
            <w:tcW w:w="4458" w:type="dxa"/>
          </w:tcPr>
          <w:p w14:paraId="11577417" w14:textId="6E4223A5" w:rsidR="0032360C" w:rsidRDefault="0032360C" w:rsidP="00525A84">
            <w:pPr>
              <w:spacing w:after="120"/>
            </w:pPr>
          </w:p>
        </w:tc>
        <w:tc>
          <w:tcPr>
            <w:tcW w:w="1441" w:type="dxa"/>
          </w:tcPr>
          <w:p w14:paraId="630D3ED1" w14:textId="41D0470A" w:rsidR="0032360C" w:rsidRDefault="0032360C" w:rsidP="00525A84">
            <w:pPr>
              <w:spacing w:after="120"/>
            </w:pPr>
          </w:p>
        </w:tc>
      </w:tr>
    </w:tbl>
    <w:p w14:paraId="6A095B8C" w14:textId="7CA64E86" w:rsidR="002A369E" w:rsidRDefault="002A369E" w:rsidP="002A369E">
      <w:pPr>
        <w:spacing w:after="120"/>
        <w:rPr>
          <w:szCs w:val="24"/>
        </w:rPr>
      </w:pPr>
    </w:p>
    <w:p w14:paraId="682105D7" w14:textId="525ACC72" w:rsidR="00CE52E4" w:rsidRDefault="00CD0CE1" w:rsidP="00525A84">
      <w:pPr>
        <w:spacing w:after="120"/>
      </w:pPr>
      <w:r>
        <w:t>T</w:t>
      </w:r>
      <w:r w:rsidR="00131580">
        <w:t xml:space="preserve">he KSM will also have an inhibit input.  If the inhibit input goes high then the KSM should </w:t>
      </w:r>
      <w:r w:rsidR="00996001">
        <w:t>immediately ramp down kicker magnet (if it is on) and stay down.</w:t>
      </w:r>
    </w:p>
    <w:p w14:paraId="730EDABD" w14:textId="1C5D3E51" w:rsidR="00131580" w:rsidRDefault="00131580" w:rsidP="00525A84">
      <w:pPr>
        <w:spacing w:after="120"/>
      </w:pPr>
      <w:r>
        <w:t xml:space="preserve">Additionally, the KSM should have some logic where the magnet will </w:t>
      </w:r>
      <w:r w:rsidR="00332FEB">
        <w:t xml:space="preserve">always </w:t>
      </w:r>
      <w:r>
        <w:t>get ramped down after 2</w:t>
      </w:r>
      <w:r w:rsidR="00131594">
        <w:t xml:space="preserve"> </w:t>
      </w:r>
      <w:r>
        <w:t xml:space="preserve">ms </w:t>
      </w:r>
      <w:r w:rsidR="00332FEB">
        <w:t>(unless in DC mode).  This will protect against a situation where the KSM ramps the magnet up on one blanking notch, but the signal from the blanking notch then goes away (for whatever reason).</w:t>
      </w:r>
    </w:p>
    <w:p w14:paraId="71213BA4" w14:textId="77777777" w:rsidR="00B44848" w:rsidRDefault="00B44848" w:rsidP="00B44848">
      <w:pPr>
        <w:pStyle w:val="Heading1"/>
      </w:pPr>
      <w:r>
        <w:t>KSM EPICS Control System</w:t>
      </w:r>
    </w:p>
    <w:p w14:paraId="22F9EF73" w14:textId="6830DAE9" w:rsidR="00B44848" w:rsidRDefault="00B44848" w:rsidP="00B44848">
      <w:pPr>
        <w:spacing w:after="120"/>
      </w:pPr>
      <w:r>
        <w:t>The EPICS control system would provide control</w:t>
      </w:r>
      <w:ins w:id="14" w:author="Violeta Toma" w:date="2016-06-01T17:04:00Z">
        <w:r w:rsidR="002B6E91">
          <w:t xml:space="preserve">, </w:t>
        </w:r>
        <w:proofErr w:type="spellStart"/>
        <w:r w:rsidR="002B6E91">
          <w:t>readbacks</w:t>
        </w:r>
        <w:proofErr w:type="spellEnd"/>
        <w:r w:rsidR="002B6E91">
          <w:t>, status alarms and archiving of all process variables (sampling rate to be defined)</w:t>
        </w:r>
      </w:ins>
      <w:r>
        <w:t xml:space="preserve"> of the KSM to the cyclotron operations group.  Important parts of this control would include:</w:t>
      </w:r>
    </w:p>
    <w:p w14:paraId="1D228827" w14:textId="50CDF90A" w:rsidR="00E2634F" w:rsidRDefault="00E2634F" w:rsidP="00B44848">
      <w:pPr>
        <w:numPr>
          <w:ilvl w:val="0"/>
          <w:numId w:val="1"/>
        </w:numPr>
        <w:spacing w:after="60"/>
      </w:pPr>
      <w:r>
        <w:t>Enabling the KSM for operation.</w:t>
      </w:r>
    </w:p>
    <w:p w14:paraId="6963E5C4" w14:textId="77777777" w:rsidR="00B44848" w:rsidRDefault="00B44848" w:rsidP="00B44848">
      <w:pPr>
        <w:numPr>
          <w:ilvl w:val="0"/>
          <w:numId w:val="1"/>
        </w:numPr>
        <w:spacing w:after="60"/>
      </w:pPr>
      <w:r>
        <w:t>Configuring the sequencing that will be controlled by the KSM module.</w:t>
      </w:r>
    </w:p>
    <w:p w14:paraId="1960B7ED" w14:textId="5952728D" w:rsidR="00D01AE6" w:rsidRDefault="00D01AE6" w:rsidP="00131594">
      <w:pPr>
        <w:numPr>
          <w:ilvl w:val="0"/>
          <w:numId w:val="1"/>
        </w:numPr>
      </w:pPr>
      <w:r>
        <w:t>Sta</w:t>
      </w:r>
      <w:r w:rsidR="00E2634F">
        <w:t>rting a particular sequence or setting the kicker to DC mode.</w:t>
      </w:r>
    </w:p>
    <w:p w14:paraId="137EC174" w14:textId="77777777" w:rsidR="00A94494" w:rsidRDefault="00A94494" w:rsidP="00533525">
      <w:pPr>
        <w:pStyle w:val="Heading1"/>
      </w:pPr>
      <w:r>
        <w:t>UCN Kicker Time Pickoff</w:t>
      </w:r>
    </w:p>
    <w:p w14:paraId="00D04115" w14:textId="683C0F05" w:rsidR="00A94494" w:rsidRDefault="00A94494" w:rsidP="00430B29">
      <w:pPr>
        <w:spacing w:after="120"/>
      </w:pPr>
      <w:r>
        <w:t xml:space="preserve">The TRIUMF beam has a microstructure of bursts a few nanoseconds wide separated by 43 nanoseconds (RF frequency 23 MHz). The </w:t>
      </w:r>
      <w:r w:rsidR="005F3AD9">
        <w:t xml:space="preserve">kicker </w:t>
      </w:r>
      <w:r>
        <w:t xml:space="preserve">time monitor is a capacitive pickoff, 1VM4, located just downstream of the </w:t>
      </w:r>
      <w:commentRangeStart w:id="15"/>
      <w:r>
        <w:t>kicker</w:t>
      </w:r>
      <w:commentRangeEnd w:id="15"/>
      <w:r w:rsidR="002B6E91">
        <w:rPr>
          <w:rStyle w:val="CommentReference"/>
        </w:rPr>
        <w:commentReference w:id="15"/>
      </w:r>
      <w:r>
        <w:t xml:space="preserve">. The pickoff is sensitive to the 23 MHz microstructure. The raw signal is fed to a broadband preamp followed by a tuned second stage operating at the second harmonic, 46 MHz. The output of the tuned stage is a 46 MHz sine wave whose envelope follows the beam current. The bandwidth of the second stage can be adjusted to trade settling time against noise (low noise = long settling time). It is now set to settle (several 1/e time constants) in 1 μs. At this time constant, the electronic noise is 0.15 </w:t>
      </w:r>
      <w:proofErr w:type="spellStart"/>
      <w:r>
        <w:t>μA</w:t>
      </w:r>
      <w:proofErr w:type="spellEnd"/>
      <w:r>
        <w:t>. The monitor and front-end electronics are already in place.</w:t>
      </w:r>
    </w:p>
    <w:p w14:paraId="2BA2C5D4" w14:textId="77777777" w:rsidR="00A94494" w:rsidRDefault="00A94494">
      <w:r>
        <w:t xml:space="preserve">The electronics handles beam currents of 0 </w:t>
      </w:r>
      <w:proofErr w:type="spellStart"/>
      <w:r>
        <w:t>μA</w:t>
      </w:r>
      <w:proofErr w:type="spellEnd"/>
      <w:r>
        <w:t xml:space="preserve"> – 120 </w:t>
      </w:r>
      <w:proofErr w:type="spellStart"/>
      <w:r>
        <w:t>μA</w:t>
      </w:r>
      <w:proofErr w:type="spellEnd"/>
      <w:r>
        <w:t xml:space="preserve">. The input is </w:t>
      </w:r>
      <w:proofErr w:type="spellStart"/>
      <w:r>
        <w:t>triax</w:t>
      </w:r>
      <w:proofErr w:type="spellEnd"/>
      <w:r>
        <w:t xml:space="preserve"> cable from the capacitive pickoff and the output is normal Coax. Leonid </w:t>
      </w:r>
      <w:proofErr w:type="spellStart"/>
      <w:r>
        <w:t>Kurchaninov</w:t>
      </w:r>
      <w:proofErr w:type="spellEnd"/>
      <w:r>
        <w:t xml:space="preserve"> has the details. We have to use the signal from the time pickoff to deliver a kicker signal synchronized with the arrival of the beam at the kicker, and to prevent kicking if the contamination in the beam-off-notch is too high.</w:t>
      </w:r>
    </w:p>
    <w:p w14:paraId="1E8C2B49" w14:textId="77777777" w:rsidR="00A94494" w:rsidRDefault="00A94494" w:rsidP="00533525">
      <w:pPr>
        <w:pStyle w:val="Heading1"/>
        <w:rPr>
          <w:sz w:val="24"/>
        </w:rPr>
      </w:pPr>
      <w:r>
        <w:lastRenderedPageBreak/>
        <w:t>Kicker Timing Module (KTM)</w:t>
      </w:r>
    </w:p>
    <w:p w14:paraId="02655E20" w14:textId="2948C609" w:rsidR="00A94494" w:rsidRDefault="00A94494">
      <w:r>
        <w:t>The first task of this module is to digitize the signal from the tuned 1VM4 signal. We would start by demodulating the 46</w:t>
      </w:r>
      <w:r w:rsidR="00070DD9">
        <w:t xml:space="preserve"> </w:t>
      </w:r>
      <w:r>
        <w:t>MHz signal down to a signal with 1us variations. We would then digitize t</w:t>
      </w:r>
      <w:r w:rsidR="005F3AD9">
        <w:t>he signal with a sampling of 0.5</w:t>
      </w:r>
      <w:r w:rsidR="00680C4A">
        <w:t>-2</w:t>
      </w:r>
      <w:r>
        <w:t>.0 MHz. The digitized signal should clearly show the 50</w:t>
      </w:r>
      <w:r w:rsidR="00070DD9">
        <w:t xml:space="preserve"> μ</w:t>
      </w:r>
      <w:r>
        <w:t xml:space="preserve">s </w:t>
      </w:r>
      <w:r w:rsidR="00070DD9">
        <w:t>notches</w:t>
      </w:r>
      <w:r>
        <w:t xml:space="preserve"> in which we want to kick the magnet.</w:t>
      </w:r>
    </w:p>
    <w:p w14:paraId="05D8937F" w14:textId="77777777" w:rsidR="00A94494" w:rsidRDefault="00A94494"/>
    <w:p w14:paraId="609F2682" w14:textId="77777777" w:rsidR="00A94494" w:rsidRDefault="00A94494">
      <w:r>
        <w:t xml:space="preserve">The module would then analyze the digitized 1VM4 signal in order to determine how much beam background was present in the magnet ramping period.  It would use the kick timing signal from the KSM to define when the ramping period starts; the kick timing signal is just the beam notch signal with a modifiable </w:t>
      </w:r>
      <w:commentRangeStart w:id="16"/>
      <w:r>
        <w:t>offset</w:t>
      </w:r>
      <w:commentRangeEnd w:id="16"/>
      <w:r w:rsidR="002E49D0">
        <w:rPr>
          <w:rStyle w:val="CommentReference"/>
        </w:rPr>
        <w:commentReference w:id="16"/>
      </w:r>
      <w:r>
        <w:t xml:space="preserve">. In order to get good signal to noise the module might need to average a number of </w:t>
      </w:r>
      <w:r w:rsidR="00070DD9">
        <w:t>notches</w:t>
      </w:r>
      <w:r>
        <w:t xml:space="preserve"> before measuring the beam background. The operator will need to specify a limit for the beam background.  Based on the results of the analyzed 1VM4 signal the KTM would be able to inhibit the KSM if the 1VM4 shows misaligned or unclean blanking </w:t>
      </w:r>
      <w:r w:rsidR="00070DD9">
        <w:t>notches</w:t>
      </w:r>
      <w:r>
        <w:t>.</w:t>
      </w:r>
    </w:p>
    <w:p w14:paraId="549542FA" w14:textId="77777777" w:rsidR="00A94494" w:rsidRDefault="00A94494"/>
    <w:p w14:paraId="7D3741BD" w14:textId="77777777" w:rsidR="00A94494" w:rsidRDefault="00A94494">
      <w:r>
        <w:t>For diagnostic purposes we would also want to have a way of reading out and examining the digitized 1VM4 signals.</w:t>
      </w:r>
    </w:p>
    <w:p w14:paraId="4BE1F675" w14:textId="77777777" w:rsidR="00A94494" w:rsidRDefault="00A94494"/>
    <w:p w14:paraId="36B8B7A7" w14:textId="77777777" w:rsidR="00A94494" w:rsidRDefault="00A94494">
      <w:r>
        <w:t>Challenges for KTM: it may be hard to accurately measure the blanking notches if the cyclotron is running at low beam power.</w:t>
      </w:r>
    </w:p>
    <w:p w14:paraId="676A50A4" w14:textId="47E468D5" w:rsidR="00A94494" w:rsidRDefault="00B44848" w:rsidP="00070DD9">
      <w:pPr>
        <w:pStyle w:val="Heading1"/>
      </w:pPr>
      <w:r>
        <w:t>KT</w:t>
      </w:r>
      <w:r w:rsidR="001D1555">
        <w:t xml:space="preserve">M </w:t>
      </w:r>
      <w:r w:rsidR="00070DD9">
        <w:t>EPICS C</w:t>
      </w:r>
      <w:r w:rsidR="00A94494">
        <w:t xml:space="preserve">ontrol </w:t>
      </w:r>
      <w:r w:rsidR="00070DD9">
        <w:t>System</w:t>
      </w:r>
    </w:p>
    <w:p w14:paraId="74A48EA6" w14:textId="5113336E" w:rsidR="00B44848" w:rsidRDefault="00A94494" w:rsidP="00B44848">
      <w:pPr>
        <w:spacing w:after="120"/>
      </w:pPr>
      <w:r>
        <w:t>The EPICS control system would provide control</w:t>
      </w:r>
      <w:ins w:id="17" w:author="Violeta Toma" w:date="2016-06-01T17:06:00Z">
        <w:r w:rsidR="002E49D0">
          <w:t xml:space="preserve">, </w:t>
        </w:r>
        <w:proofErr w:type="spellStart"/>
        <w:r w:rsidR="002E49D0">
          <w:t>readbacks</w:t>
        </w:r>
        <w:proofErr w:type="spellEnd"/>
        <w:r w:rsidR="002E49D0">
          <w:t>, status alarms and archiving of all process variables (sampling rate to be defined)</w:t>
        </w:r>
      </w:ins>
      <w:r>
        <w:t xml:space="preserve"> of the </w:t>
      </w:r>
      <w:r w:rsidR="00B44848">
        <w:t>KT</w:t>
      </w:r>
      <w:r w:rsidR="000C3040">
        <w:t xml:space="preserve">M </w:t>
      </w:r>
      <w:r>
        <w:t xml:space="preserve">to </w:t>
      </w:r>
      <w:r w:rsidR="00031F29">
        <w:t>the cyclotron operations group, as well as providing a diagnostic picture showing the digitized 1VM4 signal around the blanking notch</w:t>
      </w:r>
      <w:del w:id="18" w:author="Violeta Toma" w:date="2016-06-01T17:06:00Z">
        <w:r w:rsidR="00031F29" w:rsidDel="002E49D0">
          <w:delText>.</w:delText>
        </w:r>
      </w:del>
      <w:ins w:id="19" w:author="Violeta Toma" w:date="2016-06-01T17:07:00Z">
        <w:r w:rsidR="002E49D0">
          <w:t xml:space="preserve"> And the beam background during magnet ramp up.</w:t>
        </w:r>
      </w:ins>
    </w:p>
    <w:p w14:paraId="4AEB30D0" w14:textId="7DA2984A" w:rsidR="001873C3" w:rsidRPr="001873C3" w:rsidRDefault="001873C3" w:rsidP="00131594">
      <w:pPr>
        <w:pStyle w:val="Heading1"/>
      </w:pPr>
      <w:r w:rsidRPr="001873C3">
        <w:t>Kicker Power Supply Monitor Voltages</w:t>
      </w:r>
    </w:p>
    <w:p w14:paraId="64FE4263" w14:textId="68A8E14B" w:rsidR="00A94494" w:rsidRDefault="00193B6F">
      <w:r>
        <w:t>The kicker power supply provides a set of analog signals that follow the input/output current and voltages provided by power supply. We may want to monitor these signals or use them to provide some additional system interlocks.</w:t>
      </w:r>
      <w:ins w:id="20" w:author="Violeta Toma" w:date="2016-06-01T17:07:00Z">
        <w:r w:rsidR="002E49D0">
          <w:t xml:space="preserve"> Implement alarms for power supply off and out of range. Archive voltage/current</w:t>
        </w:r>
      </w:ins>
    </w:p>
    <w:p w14:paraId="51DAA6A2" w14:textId="2515A030" w:rsidR="00A94494" w:rsidRDefault="00A94494" w:rsidP="00070DD9">
      <w:pPr>
        <w:pStyle w:val="Heading1"/>
      </w:pPr>
      <w:r>
        <w:t xml:space="preserve">Staging </w:t>
      </w:r>
      <w:r w:rsidR="00726C1C">
        <w:t xml:space="preserve">and </w:t>
      </w:r>
      <w:r w:rsidR="00131594">
        <w:t>T</w:t>
      </w:r>
      <w:r w:rsidR="00726C1C">
        <w:t xml:space="preserve">imeline </w:t>
      </w:r>
      <w:r>
        <w:t xml:space="preserve">of </w:t>
      </w:r>
      <w:r w:rsidR="00070DD9">
        <w:t>W</w:t>
      </w:r>
      <w:r>
        <w:t xml:space="preserve">ork </w:t>
      </w:r>
      <w:r w:rsidR="00070DD9">
        <w:t>R</w:t>
      </w:r>
      <w:r>
        <w:t>equest</w:t>
      </w:r>
    </w:p>
    <w:p w14:paraId="4C37870B" w14:textId="097DF761" w:rsidR="00A94494" w:rsidRDefault="004734C0" w:rsidP="00070DD9">
      <w:pPr>
        <w:spacing w:after="120"/>
      </w:pPr>
      <w:r>
        <w:t>W</w:t>
      </w:r>
      <w:r w:rsidR="00A94494">
        <w:t>e would suggest that the kicker control work be staged as follows:</w:t>
      </w:r>
    </w:p>
    <w:p w14:paraId="1F3FD957" w14:textId="5F18A827" w:rsidR="00B211BD" w:rsidRDefault="00B211BD" w:rsidP="00070DD9">
      <w:pPr>
        <w:numPr>
          <w:ilvl w:val="0"/>
          <w:numId w:val="3"/>
        </w:numPr>
        <w:spacing w:after="60"/>
      </w:pPr>
      <w:r>
        <w:t xml:space="preserve">Stage 1: the </w:t>
      </w:r>
      <w:r w:rsidR="00A94494">
        <w:t xml:space="preserve">controls groups would only implement the </w:t>
      </w:r>
      <w:r>
        <w:t xml:space="preserve">control </w:t>
      </w:r>
      <w:r w:rsidR="00A94494">
        <w:t xml:space="preserve">functionality of the </w:t>
      </w:r>
      <w:r>
        <w:t>magnet power supply</w:t>
      </w:r>
      <w:r w:rsidR="000D03A4">
        <w:t xml:space="preserve">; this would allow for the operation of the </w:t>
      </w:r>
      <w:r w:rsidR="0061499A">
        <w:t>kicker magnet in ‘DC mode’, i</w:t>
      </w:r>
      <w:r w:rsidR="00131594">
        <w:t>.</w:t>
      </w:r>
      <w:r w:rsidR="0061499A">
        <w:t>e</w:t>
      </w:r>
      <w:r w:rsidR="00131594">
        <w:t>.</w:t>
      </w:r>
      <w:r w:rsidR="0061499A">
        <w:t xml:space="preserve"> where all the beam was directed to 1U during summer 2016.</w:t>
      </w:r>
    </w:p>
    <w:p w14:paraId="188C4572" w14:textId="00BD4644" w:rsidR="00B211BD" w:rsidRDefault="00B211BD" w:rsidP="00B211BD">
      <w:pPr>
        <w:numPr>
          <w:ilvl w:val="0"/>
          <w:numId w:val="3"/>
        </w:numPr>
        <w:spacing w:after="60"/>
      </w:pPr>
      <w:r>
        <w:t>Stage 2: the SciTech and controls groups would only implement the control functionality of the KSM module. The KSM module is the critical piece necessary to actually operate the kicker in its regular, kicking mode; having this module would allow for earlier commissioning of the UCN beamline in fall 2016</w:t>
      </w:r>
      <w:r w:rsidR="00430B29">
        <w:t xml:space="preserve"> -</w:t>
      </w:r>
    </w:p>
    <w:p w14:paraId="4FF7D5F4" w14:textId="77777777" w:rsidR="00131594" w:rsidRDefault="00131594" w:rsidP="00131594">
      <w:pPr>
        <w:spacing w:after="60"/>
        <w:ind w:left="720"/>
      </w:pPr>
    </w:p>
    <w:p w14:paraId="71D7E028" w14:textId="77777777" w:rsidR="00131594" w:rsidRDefault="00131594" w:rsidP="00131594">
      <w:pPr>
        <w:spacing w:after="60"/>
        <w:ind w:left="720"/>
      </w:pPr>
    </w:p>
    <w:p w14:paraId="094483F2" w14:textId="49349FAD" w:rsidR="00A94494" w:rsidRDefault="00B211BD" w:rsidP="00B211BD">
      <w:pPr>
        <w:numPr>
          <w:ilvl w:val="1"/>
          <w:numId w:val="3"/>
        </w:numPr>
        <w:spacing w:after="60"/>
      </w:pPr>
      <w:r>
        <w:t>In stage 1 and 2</w:t>
      </w:r>
      <w:r w:rsidR="00A94494">
        <w:t xml:space="preserve"> we would manually monitor the 1VM4 signal using a scope or some other commercial digitizer, but would not require any automatic feedback from the 1VM4 measurement to the KSM. This would allow us to make better measurements of the 1VM4 signal and confirm how best to digitize and analyze it.</w:t>
      </w:r>
    </w:p>
    <w:p w14:paraId="24869150" w14:textId="0CEF2D9B" w:rsidR="00A94494" w:rsidRDefault="00B211BD">
      <w:pPr>
        <w:numPr>
          <w:ilvl w:val="0"/>
          <w:numId w:val="3"/>
        </w:numPr>
        <w:rPr>
          <w:b/>
          <w:bCs/>
          <w:sz w:val="28"/>
          <w:szCs w:val="28"/>
        </w:rPr>
      </w:pPr>
      <w:r>
        <w:t>Stage 3</w:t>
      </w:r>
      <w:r w:rsidR="00A94494">
        <w:t xml:space="preserve">: based on the results of the first stage, the </w:t>
      </w:r>
      <w:proofErr w:type="spellStart"/>
      <w:r w:rsidR="00A94494">
        <w:t>edev</w:t>
      </w:r>
      <w:proofErr w:type="spellEnd"/>
      <w:r w:rsidR="00A94494">
        <w:t xml:space="preserve"> and controls groups would then create the KTM module.</w:t>
      </w:r>
      <w:r w:rsidR="00B41C79">
        <w:t xml:space="preserve">  T</w:t>
      </w:r>
      <w:r w:rsidR="002B60D9">
        <w:t>his would happen in 2017.  This would mean that we run without automatic checks of the blanking notch timing from the KTM; but we will still have machine protection provided by the BSM detectors that would see beam spilled onto the septum magnet.</w:t>
      </w:r>
    </w:p>
    <w:p w14:paraId="59817EF4" w14:textId="77777777" w:rsidR="00A94494" w:rsidRDefault="00A94494" w:rsidP="00070DD9">
      <w:pPr>
        <w:pStyle w:val="Heading1"/>
      </w:pPr>
      <w:r>
        <w:t>Related Documents</w:t>
      </w:r>
    </w:p>
    <w:p w14:paraId="57F04F20" w14:textId="77777777" w:rsidR="00A94494" w:rsidRDefault="00A94494" w:rsidP="00070DD9">
      <w:pPr>
        <w:spacing w:after="120"/>
      </w:pPr>
      <w:r>
        <w:t xml:space="preserve">For reference, see additional documents on </w:t>
      </w:r>
      <w:r w:rsidR="00070DD9">
        <w:t xml:space="preserve">– </w:t>
      </w:r>
    </w:p>
    <w:p w14:paraId="13A83A52" w14:textId="1908EC45" w:rsidR="001D1555" w:rsidRDefault="00E0179B" w:rsidP="00070DD9">
      <w:r>
        <w:t>UCN kicker power supply user manual (from Danfysik)</w:t>
      </w:r>
    </w:p>
    <w:p w14:paraId="78C0D71A" w14:textId="7FCC4468" w:rsidR="00E0179B" w:rsidRDefault="00874954" w:rsidP="00070DD9">
      <w:hyperlink r:id="rId15" w:history="1">
        <w:r w:rsidR="00E0179B" w:rsidRPr="00F80ED2">
          <w:rPr>
            <w:rStyle w:val="Hyperlink"/>
          </w:rPr>
          <w:t>https://ucn.triumf.ca/triumf/magnets/kicker/User%20Manual-%20CAN501996-201%20TRIUMF%20UCN%20Kicker%20MPS.pdf/view?searchterm=User%20manual</w:t>
        </w:r>
      </w:hyperlink>
      <w:r w:rsidR="00E0179B">
        <w:t xml:space="preserve"> </w:t>
      </w:r>
    </w:p>
    <w:p w14:paraId="065CD53B" w14:textId="77777777" w:rsidR="00E0179B" w:rsidRDefault="00E0179B" w:rsidP="00070DD9"/>
    <w:p w14:paraId="2A3378A6" w14:textId="77777777" w:rsidR="001D1555" w:rsidRDefault="001D1555" w:rsidP="00070DD9"/>
    <w:p w14:paraId="320B68EF" w14:textId="77777777" w:rsidR="00A94494" w:rsidRDefault="00A94494">
      <w:pPr>
        <w:rPr>
          <w:sz w:val="28"/>
          <w:szCs w:val="28"/>
        </w:rPr>
      </w:pPr>
    </w:p>
    <w:p w14:paraId="7AC5761B" w14:textId="77777777" w:rsidR="00A94494" w:rsidRDefault="00A94494">
      <w:pPr>
        <w:pageBreakBefore/>
        <w:rPr>
          <w:szCs w:val="24"/>
        </w:rPr>
      </w:pPr>
      <w:r>
        <w:rPr>
          <w:b/>
          <w:bCs/>
          <w:sz w:val="28"/>
          <w:szCs w:val="28"/>
        </w:rPr>
        <w:lastRenderedPageBreak/>
        <w:t>Appendix</w:t>
      </w:r>
      <w:r w:rsidR="00070DD9">
        <w:rPr>
          <w:b/>
          <w:bCs/>
          <w:sz w:val="28"/>
          <w:szCs w:val="28"/>
        </w:rPr>
        <w:t>:</w:t>
      </w:r>
    </w:p>
    <w:p w14:paraId="0450EF7C" w14:textId="77777777" w:rsidR="00A94494" w:rsidRDefault="00A94494">
      <w:pPr>
        <w:rPr>
          <w:szCs w:val="24"/>
        </w:rPr>
      </w:pPr>
    </w:p>
    <w:p w14:paraId="30001D52" w14:textId="5385965E" w:rsidR="00A94494" w:rsidRDefault="00EB4489">
      <w:pPr>
        <w:rPr>
          <w:szCs w:val="24"/>
        </w:rPr>
      </w:pPr>
      <w:r>
        <w:rPr>
          <w:noProof/>
          <w:lang w:val="en-CA" w:eastAsia="en-CA"/>
        </w:rPr>
        <w:drawing>
          <wp:anchor distT="0" distB="0" distL="0" distR="0" simplePos="0" relativeHeight="251655168" behindDoc="0" locked="0" layoutInCell="1" allowOverlap="1" wp14:anchorId="49A0AED8" wp14:editId="465C0701">
            <wp:simplePos x="0" y="0"/>
            <wp:positionH relativeFrom="column">
              <wp:align>center</wp:align>
            </wp:positionH>
            <wp:positionV relativeFrom="paragraph">
              <wp:posOffset>0</wp:posOffset>
            </wp:positionV>
            <wp:extent cx="6329680" cy="4756150"/>
            <wp:effectExtent l="0" t="0" r="0" b="0"/>
            <wp:wrapSquare wrapText="larges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680" cy="47561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71B240" w14:textId="3F5E1EE5" w:rsidR="00A94494" w:rsidRDefault="00EB4489">
      <w:pPr>
        <w:rPr>
          <w:szCs w:val="24"/>
        </w:rPr>
      </w:pPr>
      <w:r>
        <w:rPr>
          <w:noProof/>
          <w:lang w:val="en-CA" w:eastAsia="en-CA"/>
        </w:rPr>
        <w:lastRenderedPageBreak/>
        <w:drawing>
          <wp:anchor distT="0" distB="0" distL="0" distR="0" simplePos="0" relativeHeight="251656192" behindDoc="0" locked="0" layoutInCell="1" allowOverlap="1" wp14:anchorId="34608084" wp14:editId="2CBF3B99">
            <wp:simplePos x="0" y="0"/>
            <wp:positionH relativeFrom="column">
              <wp:align>center</wp:align>
            </wp:positionH>
            <wp:positionV relativeFrom="paragraph">
              <wp:posOffset>0</wp:posOffset>
            </wp:positionV>
            <wp:extent cx="6329680" cy="4725035"/>
            <wp:effectExtent l="0" t="0" r="0" b="0"/>
            <wp:wrapSquare wrapText="larges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9680" cy="47250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n-CA" w:eastAsia="en-CA"/>
        </w:rPr>
        <w:drawing>
          <wp:anchor distT="0" distB="0" distL="0" distR="0" simplePos="0" relativeHeight="251657216" behindDoc="0" locked="0" layoutInCell="1" allowOverlap="1" wp14:anchorId="752F1EF1" wp14:editId="75E2459E">
            <wp:simplePos x="0" y="0"/>
            <wp:positionH relativeFrom="column">
              <wp:align>center</wp:align>
            </wp:positionH>
            <wp:positionV relativeFrom="paragraph">
              <wp:posOffset>0</wp:posOffset>
            </wp:positionV>
            <wp:extent cx="6329680" cy="4714240"/>
            <wp:effectExtent l="0" t="0" r="0" b="10160"/>
            <wp:wrapSquare wrapText="larges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29680" cy="47142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A94494" w:rsidSect="00E51192">
      <w:headerReference w:type="default" r:id="rId19"/>
      <w:footerReference w:type="default" r:id="rId20"/>
      <w:footerReference w:type="first" r:id="rId21"/>
      <w:pgSz w:w="12240" w:h="15840" w:code="1"/>
      <w:pgMar w:top="1440" w:right="1440" w:bottom="1440" w:left="1440" w:header="720" w:footer="720" w:gutter="0"/>
      <w:cols w:space="720"/>
      <w:titlePg/>
      <w:docGrid w:linePitch="600" w:charSpace="409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Violeta Toma" w:date="2016-06-01T16:56:00Z" w:initials="VT">
    <w:p w14:paraId="41EAC497" w14:textId="7DC0908F" w:rsidR="002B6E91" w:rsidRDefault="002B6E91">
      <w:pPr>
        <w:pStyle w:val="CommentText"/>
      </w:pPr>
      <w:r>
        <w:rPr>
          <w:rStyle w:val="CommentReference"/>
        </w:rPr>
        <w:annotationRef/>
      </w:r>
      <w:r>
        <w:t xml:space="preserve">How do you control it to be </w:t>
      </w:r>
      <w:r w:rsidRPr="002B6E91">
        <w:rPr>
          <w:u w:val="single"/>
        </w:rPr>
        <w:t>&gt;</w:t>
      </w:r>
      <w:r>
        <w:t xml:space="preserve"> 50usec?</w:t>
      </w:r>
    </w:p>
  </w:comment>
  <w:comment w:id="8" w:author="Violeta Toma" w:date="2016-06-01T16:59:00Z" w:initials="VT">
    <w:p w14:paraId="4E5103C6" w14:textId="7A872A17" w:rsidR="002B6E91" w:rsidRDefault="002B6E91">
      <w:pPr>
        <w:pStyle w:val="CommentText"/>
      </w:pPr>
      <w:r>
        <w:rPr>
          <w:rStyle w:val="CommentReference"/>
        </w:rPr>
        <w:annotationRef/>
      </w:r>
      <w:r>
        <w:t xml:space="preserve">In figure 3 </w:t>
      </w:r>
      <w:proofErr w:type="gramStart"/>
      <w:r>
        <w:t>above  it</w:t>
      </w:r>
      <w:proofErr w:type="gramEnd"/>
      <w:r>
        <w:t xml:space="preserve"> is stated that the KTM is provided by Science Technology department</w:t>
      </w:r>
    </w:p>
  </w:comment>
  <w:comment w:id="10" w:author="Violeta Toma" w:date="2016-06-01T17:03:00Z" w:initials="VT">
    <w:p w14:paraId="2FC98B22" w14:textId="47D6B681" w:rsidR="002B6E91" w:rsidRDefault="002B6E91">
      <w:pPr>
        <w:pStyle w:val="CommentText"/>
      </w:pPr>
      <w:r>
        <w:rPr>
          <w:rStyle w:val="CommentReference"/>
        </w:rPr>
        <w:annotationRef/>
      </w:r>
      <w:r>
        <w:t>How is the offset determined?</w:t>
      </w:r>
    </w:p>
  </w:comment>
  <w:comment w:id="13" w:author="Violeta Toma" w:date="2016-06-01T17:04:00Z" w:initials="VT">
    <w:p w14:paraId="74853134" w14:textId="19804056" w:rsidR="002B6E91" w:rsidRDefault="002B6E91">
      <w:pPr>
        <w:pStyle w:val="CommentText"/>
      </w:pPr>
      <w:r>
        <w:rPr>
          <w:rStyle w:val="CommentReference"/>
        </w:rPr>
        <w:annotationRef/>
      </w:r>
      <w:r>
        <w:t>Shouldn’t be NUM_LCYCLES?</w:t>
      </w:r>
    </w:p>
  </w:comment>
  <w:comment w:id="15" w:author="Violeta Toma" w:date="2016-06-01T17:05:00Z" w:initials="VT">
    <w:p w14:paraId="354B1B46" w14:textId="212F88DE" w:rsidR="002B6E91" w:rsidRDefault="002B6E91">
      <w:pPr>
        <w:pStyle w:val="CommentText"/>
      </w:pPr>
      <w:r>
        <w:rPr>
          <w:rStyle w:val="CommentReference"/>
        </w:rPr>
        <w:annotationRef/>
      </w:r>
      <w:r>
        <w:t>Why not upstream of the kicker for notch detection?</w:t>
      </w:r>
    </w:p>
  </w:comment>
  <w:comment w:id="16" w:author="Violeta Toma" w:date="2016-06-01T17:06:00Z" w:initials="VT">
    <w:p w14:paraId="6EC7B0EF" w14:textId="635641EE" w:rsidR="002E49D0" w:rsidRDefault="002E49D0">
      <w:pPr>
        <w:pStyle w:val="CommentText"/>
      </w:pPr>
      <w:r>
        <w:rPr>
          <w:rStyle w:val="CommentReference"/>
        </w:rPr>
        <w:annotationRef/>
      </w:r>
      <w:r>
        <w:t>Could KTM control the ISIS pulser to ensure the appropriate notch length for ramping up the magnet?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AF6AE0" w14:textId="77777777" w:rsidR="00874954" w:rsidRDefault="00874954" w:rsidP="002B5560">
      <w:r>
        <w:separator/>
      </w:r>
    </w:p>
  </w:endnote>
  <w:endnote w:type="continuationSeparator" w:id="0">
    <w:p w14:paraId="17574294" w14:textId="77777777" w:rsidR="00874954" w:rsidRDefault="00874954" w:rsidP="002B55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Times New Roman Bold">
    <w:panose1 w:val="00000000000000000000"/>
    <w:charset w:val="00"/>
    <w:family w:val="roman"/>
    <w:notTrueType/>
    <w:pitch w:val="default"/>
  </w:font>
  <w:font w:name="Lohit Devanagari">
    <w:charset w:val="80"/>
    <w:family w:val="auto"/>
    <w:pitch w:val="variable"/>
  </w:font>
  <w:font w:name="Arial">
    <w:panose1 w:val="020B0604020202020204"/>
    <w:charset w:val="00"/>
    <w:family w:val="swiss"/>
    <w:pitch w:val="variable"/>
    <w:sig w:usb0="E0002EFF" w:usb1="C0007843" w:usb2="00000009" w:usb3="00000000" w:csb0="000001FF" w:csb1="00000000"/>
  </w:font>
  <w:font w:name="BAAAAA+TimesNewRomanPS-BoldMT">
    <w:altName w:val="MS Gothic"/>
    <w:charset w:val="80"/>
    <w:family w:val="roman"/>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65" w:type="dxa"/>
      <w:tblLook w:val="01E0" w:firstRow="1" w:lastRow="1" w:firstColumn="1" w:lastColumn="1" w:noHBand="0" w:noVBand="0"/>
    </w:tblPr>
    <w:tblGrid>
      <w:gridCol w:w="4363"/>
      <w:gridCol w:w="4323"/>
    </w:tblGrid>
    <w:tr w:rsidR="002B5560" w:rsidRPr="00F352F3" w14:paraId="4EE52D25" w14:textId="77777777" w:rsidTr="003762FB">
      <w:tc>
        <w:tcPr>
          <w:tcW w:w="4363" w:type="dxa"/>
          <w:vAlign w:val="center"/>
        </w:tcPr>
        <w:p w14:paraId="030F0B65" w14:textId="77777777" w:rsidR="002B5560" w:rsidRPr="00E335F1" w:rsidRDefault="002B5560"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7334E294" w14:textId="77777777" w:rsidR="002B5560" w:rsidRPr="00F352F3" w:rsidRDefault="002B5560"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9D2EF8">
            <w:rPr>
              <w:noProof/>
              <w:sz w:val="16"/>
              <w:szCs w:val="16"/>
            </w:rPr>
            <w:t>15</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9D2EF8">
            <w:rPr>
              <w:noProof/>
              <w:sz w:val="16"/>
              <w:szCs w:val="16"/>
            </w:rPr>
            <w:t>15</w:t>
          </w:r>
          <w:r w:rsidRPr="00F352F3">
            <w:rPr>
              <w:sz w:val="16"/>
              <w:szCs w:val="16"/>
            </w:rPr>
            <w:fldChar w:fldCharType="end"/>
          </w:r>
        </w:p>
      </w:tc>
    </w:tr>
  </w:tbl>
  <w:p w14:paraId="4901CC11" w14:textId="77777777" w:rsidR="002B5560" w:rsidRDefault="002B556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65" w:type="dxa"/>
      <w:tblLook w:val="01E0" w:firstRow="1" w:lastRow="1" w:firstColumn="1" w:lastColumn="1" w:noHBand="0" w:noVBand="0"/>
    </w:tblPr>
    <w:tblGrid>
      <w:gridCol w:w="4363"/>
      <w:gridCol w:w="4323"/>
    </w:tblGrid>
    <w:tr w:rsidR="00E51192" w:rsidRPr="00F352F3" w14:paraId="5EEA6B5F" w14:textId="77777777" w:rsidTr="003762FB">
      <w:tc>
        <w:tcPr>
          <w:tcW w:w="4363" w:type="dxa"/>
          <w:vAlign w:val="center"/>
        </w:tcPr>
        <w:p w14:paraId="1402374A" w14:textId="77777777" w:rsidR="00E51192" w:rsidRPr="00E335F1" w:rsidRDefault="00E51192" w:rsidP="003762FB">
          <w:pPr>
            <w:tabs>
              <w:tab w:val="center" w:pos="4320"/>
              <w:tab w:val="right" w:pos="8640"/>
            </w:tabs>
            <w:rPr>
              <w:rFonts w:ascii="Arial" w:hAnsi="Arial" w:cs="Arial"/>
              <w:sz w:val="16"/>
              <w:szCs w:val="16"/>
            </w:rPr>
          </w:pPr>
          <w:r w:rsidRPr="00E335F1">
            <w:rPr>
              <w:rFonts w:ascii="Arial" w:hAnsi="Arial" w:cs="Arial"/>
              <w:sz w:val="16"/>
              <w:szCs w:val="16"/>
            </w:rPr>
            <w:fldChar w:fldCharType="begin"/>
          </w:r>
          <w:r w:rsidRPr="00E335F1">
            <w:rPr>
              <w:rFonts w:ascii="Arial" w:hAnsi="Arial" w:cs="Arial"/>
              <w:sz w:val="16"/>
              <w:szCs w:val="16"/>
            </w:rPr>
            <w:instrText xml:space="preserve"> PRINTDATE  \@ "yyyyMMdd HHmmss" </w:instrText>
          </w:r>
          <w:r w:rsidRPr="00E335F1">
            <w:rPr>
              <w:rFonts w:ascii="Arial" w:hAnsi="Arial" w:cs="Arial"/>
              <w:sz w:val="16"/>
              <w:szCs w:val="16"/>
            </w:rPr>
            <w:fldChar w:fldCharType="separate"/>
          </w:r>
          <w:r w:rsidR="00F72181">
            <w:rPr>
              <w:rFonts w:ascii="Arial" w:hAnsi="Arial" w:cs="Arial"/>
              <w:noProof/>
              <w:sz w:val="16"/>
              <w:szCs w:val="16"/>
            </w:rPr>
            <w:t>20160601 100000</w:t>
          </w:r>
          <w:r w:rsidRPr="00E335F1">
            <w:rPr>
              <w:rFonts w:ascii="Arial" w:hAnsi="Arial" w:cs="Arial"/>
              <w:sz w:val="16"/>
              <w:szCs w:val="16"/>
            </w:rPr>
            <w:fldChar w:fldCharType="end"/>
          </w:r>
          <w:r>
            <w:rPr>
              <w:rFonts w:ascii="Arial" w:hAnsi="Arial" w:cs="Arial"/>
              <w:sz w:val="16"/>
              <w:szCs w:val="16"/>
            </w:rPr>
            <w:t xml:space="preserve"> Template: Document-24794  Rel.5</w:t>
          </w:r>
        </w:p>
      </w:tc>
      <w:tc>
        <w:tcPr>
          <w:tcW w:w="4323" w:type="dxa"/>
        </w:tcPr>
        <w:p w14:paraId="340FD851" w14:textId="77777777" w:rsidR="00E51192" w:rsidRPr="00F352F3" w:rsidRDefault="00E51192" w:rsidP="003762FB">
          <w:pPr>
            <w:tabs>
              <w:tab w:val="center" w:pos="4320"/>
              <w:tab w:val="right" w:pos="8640"/>
            </w:tabs>
            <w:jc w:val="right"/>
            <w:rPr>
              <w:sz w:val="16"/>
              <w:szCs w:val="16"/>
            </w:rPr>
          </w:pPr>
          <w:r w:rsidRPr="00F352F3">
            <w:rPr>
              <w:sz w:val="16"/>
              <w:szCs w:val="16"/>
            </w:rPr>
            <w:t xml:space="preserve">Page </w:t>
          </w:r>
          <w:r w:rsidRPr="00F352F3">
            <w:rPr>
              <w:sz w:val="16"/>
              <w:szCs w:val="16"/>
            </w:rPr>
            <w:fldChar w:fldCharType="begin"/>
          </w:r>
          <w:r w:rsidRPr="00F352F3">
            <w:rPr>
              <w:sz w:val="16"/>
              <w:szCs w:val="16"/>
            </w:rPr>
            <w:instrText xml:space="preserve"> PAGE  </w:instrText>
          </w:r>
          <w:r w:rsidRPr="00F352F3">
            <w:rPr>
              <w:sz w:val="16"/>
              <w:szCs w:val="16"/>
            </w:rPr>
            <w:fldChar w:fldCharType="separate"/>
          </w:r>
          <w:r w:rsidR="009D2EF8">
            <w:rPr>
              <w:noProof/>
              <w:sz w:val="16"/>
              <w:szCs w:val="16"/>
            </w:rPr>
            <w:t>1</w:t>
          </w:r>
          <w:r w:rsidRPr="00F352F3">
            <w:rPr>
              <w:sz w:val="16"/>
              <w:szCs w:val="16"/>
            </w:rPr>
            <w:fldChar w:fldCharType="end"/>
          </w:r>
          <w:r w:rsidRPr="00F352F3">
            <w:rPr>
              <w:sz w:val="16"/>
              <w:szCs w:val="16"/>
            </w:rPr>
            <w:t xml:space="preserve"> of </w:t>
          </w:r>
          <w:r w:rsidRPr="00F352F3">
            <w:rPr>
              <w:sz w:val="16"/>
              <w:szCs w:val="16"/>
            </w:rPr>
            <w:fldChar w:fldCharType="begin"/>
          </w:r>
          <w:r w:rsidRPr="00F352F3">
            <w:rPr>
              <w:sz w:val="16"/>
              <w:szCs w:val="16"/>
            </w:rPr>
            <w:instrText xml:space="preserve"> NUMPAGES  </w:instrText>
          </w:r>
          <w:r w:rsidRPr="00F352F3">
            <w:rPr>
              <w:sz w:val="16"/>
              <w:szCs w:val="16"/>
            </w:rPr>
            <w:fldChar w:fldCharType="separate"/>
          </w:r>
          <w:r w:rsidR="009D2EF8">
            <w:rPr>
              <w:noProof/>
              <w:sz w:val="16"/>
              <w:szCs w:val="16"/>
            </w:rPr>
            <w:t>15</w:t>
          </w:r>
          <w:r w:rsidRPr="00F352F3">
            <w:rPr>
              <w:sz w:val="16"/>
              <w:szCs w:val="16"/>
            </w:rPr>
            <w:fldChar w:fldCharType="end"/>
          </w:r>
        </w:p>
      </w:tc>
    </w:tr>
  </w:tbl>
  <w:p w14:paraId="62261472" w14:textId="77777777" w:rsidR="00E51192" w:rsidRDefault="00E51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7AE0A2" w14:textId="77777777" w:rsidR="00874954" w:rsidRDefault="00874954" w:rsidP="002B5560">
      <w:r>
        <w:separator/>
      </w:r>
    </w:p>
  </w:footnote>
  <w:footnote w:type="continuationSeparator" w:id="0">
    <w:p w14:paraId="7154AB6D" w14:textId="77777777" w:rsidR="00874954" w:rsidRDefault="00874954" w:rsidP="002B55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73"/>
      <w:gridCol w:w="2880"/>
      <w:gridCol w:w="3438"/>
    </w:tblGrid>
    <w:tr w:rsidR="002B5560" w14:paraId="7E2C7BEE" w14:textId="77777777" w:rsidTr="003762FB">
      <w:trPr>
        <w:cantSplit/>
      </w:trPr>
      <w:tc>
        <w:tcPr>
          <w:tcW w:w="8791" w:type="dxa"/>
          <w:gridSpan w:val="3"/>
        </w:tcPr>
        <w:p w14:paraId="72714337" w14:textId="28D8C009" w:rsidR="002B5560" w:rsidRPr="00E51192" w:rsidRDefault="002B5560" w:rsidP="003762FB">
          <w:pPr>
            <w:jc w:val="center"/>
            <w:rPr>
              <w:sz w:val="22"/>
              <w:szCs w:val="22"/>
              <w:lang w:val="en-GB"/>
            </w:rPr>
          </w:pPr>
          <w:r w:rsidRPr="00E51192">
            <w:rPr>
              <w:sz w:val="22"/>
              <w:szCs w:val="22"/>
              <w:lang w:val="en-GB"/>
            </w:rPr>
            <w:fldChar w:fldCharType="begin"/>
          </w:r>
          <w:r w:rsidRPr="00E51192">
            <w:rPr>
              <w:sz w:val="22"/>
              <w:szCs w:val="22"/>
              <w:lang w:val="en-GB"/>
            </w:rPr>
            <w:instrText xml:space="preserve"> TITLE  </w:instrText>
          </w:r>
          <w:r w:rsidRPr="00E51192">
            <w:rPr>
              <w:sz w:val="22"/>
              <w:szCs w:val="22"/>
              <w:lang w:val="en-GB"/>
            </w:rPr>
            <w:fldChar w:fldCharType="separate"/>
          </w:r>
          <w:r w:rsidR="00F72181">
            <w:rPr>
              <w:sz w:val="22"/>
              <w:szCs w:val="22"/>
              <w:lang w:val="en-GB"/>
            </w:rPr>
            <w:t>UCN Kicker Control and Diagnostics Work Request</w:t>
          </w:r>
          <w:r w:rsidRPr="00E51192">
            <w:rPr>
              <w:sz w:val="22"/>
              <w:szCs w:val="22"/>
              <w:lang w:val="en-GB"/>
            </w:rPr>
            <w:fldChar w:fldCharType="end"/>
          </w:r>
        </w:p>
      </w:tc>
    </w:tr>
    <w:tr w:rsidR="002B5560" w14:paraId="73438A03" w14:textId="77777777" w:rsidTr="003762FB">
      <w:tc>
        <w:tcPr>
          <w:tcW w:w="2473" w:type="dxa"/>
        </w:tcPr>
        <w:p w14:paraId="0B9B497B" w14:textId="77777777" w:rsidR="002B5560" w:rsidRPr="00E51192" w:rsidRDefault="002B5560" w:rsidP="003762FB">
          <w:pPr>
            <w:rPr>
              <w:sz w:val="22"/>
              <w:szCs w:val="22"/>
              <w:lang w:val="en-GB"/>
            </w:rPr>
          </w:pPr>
          <w:r w:rsidRPr="00E51192">
            <w:rPr>
              <w:sz w:val="22"/>
              <w:szCs w:val="22"/>
              <w:lang w:val="en-GB"/>
            </w:rPr>
            <w:fldChar w:fldCharType="begin"/>
          </w:r>
          <w:r w:rsidRPr="00E51192">
            <w:rPr>
              <w:sz w:val="22"/>
              <w:szCs w:val="22"/>
              <w:lang w:val="en-GB"/>
            </w:rPr>
            <w:instrText xml:space="preserve"> DOCPROPERTY  "Document ID"</w:instrText>
          </w:r>
          <w:r w:rsidRPr="00E51192">
            <w:rPr>
              <w:sz w:val="22"/>
              <w:szCs w:val="22"/>
              <w:lang w:val="en-GB"/>
            </w:rPr>
            <w:fldChar w:fldCharType="separate"/>
          </w:r>
          <w:r w:rsidR="0032539B">
            <w:rPr>
              <w:sz w:val="22"/>
              <w:szCs w:val="22"/>
              <w:lang w:val="en-GB"/>
            </w:rPr>
            <w:t>Document-132994</w:t>
          </w:r>
          <w:r w:rsidRPr="00E51192">
            <w:rPr>
              <w:sz w:val="22"/>
              <w:szCs w:val="22"/>
              <w:lang w:val="en-GB"/>
            </w:rPr>
            <w:fldChar w:fldCharType="end"/>
          </w:r>
        </w:p>
      </w:tc>
      <w:tc>
        <w:tcPr>
          <w:tcW w:w="2880" w:type="dxa"/>
        </w:tcPr>
        <w:p w14:paraId="5F5EBC70" w14:textId="77777777" w:rsidR="002B5560" w:rsidRPr="00E51192" w:rsidRDefault="002B5560" w:rsidP="003762FB">
          <w:pPr>
            <w:rPr>
              <w:sz w:val="22"/>
              <w:szCs w:val="22"/>
              <w:lang w:val="en-GB"/>
            </w:rPr>
          </w:pPr>
          <w:r w:rsidRPr="00E51192">
            <w:rPr>
              <w:sz w:val="22"/>
              <w:szCs w:val="22"/>
              <w:lang w:val="en-GB"/>
            </w:rPr>
            <w:t xml:space="preserve">Release No. </w:t>
          </w:r>
          <w:r w:rsidRPr="00E51192">
            <w:rPr>
              <w:sz w:val="22"/>
              <w:szCs w:val="22"/>
              <w:lang w:val="en-GB"/>
            </w:rPr>
            <w:fldChar w:fldCharType="begin"/>
          </w:r>
          <w:r w:rsidRPr="00E51192">
            <w:rPr>
              <w:sz w:val="22"/>
              <w:szCs w:val="22"/>
              <w:lang w:val="en-GB"/>
            </w:rPr>
            <w:instrText xml:space="preserve"> DOCPROPERTY  "Release No" </w:instrText>
          </w:r>
          <w:r w:rsidRPr="00E51192">
            <w:rPr>
              <w:sz w:val="22"/>
              <w:szCs w:val="22"/>
              <w:lang w:val="en-GB"/>
            </w:rPr>
            <w:fldChar w:fldCharType="separate"/>
          </w:r>
          <w:r w:rsidR="00F72181">
            <w:rPr>
              <w:sz w:val="22"/>
              <w:szCs w:val="22"/>
              <w:lang w:val="en-GB"/>
            </w:rPr>
            <w:t>DRAFT</w:t>
          </w:r>
          <w:r w:rsidRPr="00E51192">
            <w:rPr>
              <w:sz w:val="22"/>
              <w:szCs w:val="22"/>
              <w:lang w:val="en-GB"/>
            </w:rPr>
            <w:fldChar w:fldCharType="end"/>
          </w:r>
        </w:p>
      </w:tc>
      <w:tc>
        <w:tcPr>
          <w:tcW w:w="3438" w:type="dxa"/>
        </w:tcPr>
        <w:p w14:paraId="506FFCD6" w14:textId="77777777" w:rsidR="002B5560" w:rsidRPr="00E51192" w:rsidRDefault="002B5560" w:rsidP="003762FB">
          <w:pPr>
            <w:rPr>
              <w:sz w:val="22"/>
              <w:szCs w:val="22"/>
              <w:lang w:val="en-GB"/>
            </w:rPr>
          </w:pPr>
          <w:r w:rsidRPr="00E51192">
            <w:rPr>
              <w:sz w:val="22"/>
              <w:szCs w:val="22"/>
              <w:lang w:val="en-GB"/>
            </w:rPr>
            <w:t xml:space="preserve">Release Date: </w:t>
          </w:r>
          <w:r w:rsidRPr="00E51192">
            <w:rPr>
              <w:sz w:val="22"/>
              <w:szCs w:val="22"/>
              <w:lang w:val="en-GB"/>
            </w:rPr>
            <w:fldChar w:fldCharType="begin"/>
          </w:r>
          <w:r w:rsidRPr="00E51192">
            <w:rPr>
              <w:sz w:val="22"/>
              <w:szCs w:val="22"/>
              <w:lang w:val="en-GB"/>
            </w:rPr>
            <w:instrText xml:space="preserve"> DOCPROPERTY  "Date released" </w:instrText>
          </w:r>
          <w:r w:rsidRPr="00E51192">
            <w:rPr>
              <w:sz w:val="22"/>
              <w:szCs w:val="22"/>
              <w:lang w:val="en-GB"/>
            </w:rPr>
            <w:fldChar w:fldCharType="separate"/>
          </w:r>
          <w:r w:rsidR="00F72181">
            <w:rPr>
              <w:sz w:val="22"/>
              <w:szCs w:val="22"/>
              <w:lang w:val="en-GB"/>
            </w:rPr>
            <w:t>2016/06/01</w:t>
          </w:r>
          <w:r w:rsidRPr="00E51192">
            <w:rPr>
              <w:sz w:val="22"/>
              <w:szCs w:val="22"/>
              <w:lang w:val="en-GB"/>
            </w:rPr>
            <w:fldChar w:fldCharType="end"/>
          </w:r>
        </w:p>
      </w:tc>
    </w:tr>
  </w:tbl>
  <w:p w14:paraId="011280FE" w14:textId="1E4BF283" w:rsidR="002B5560" w:rsidRDefault="00874954">
    <w:pPr>
      <w:pStyle w:val="Header"/>
    </w:pPr>
    <w:r>
      <w:rPr>
        <w:noProof/>
        <w:sz w:val="22"/>
        <w:szCs w:val="22"/>
      </w:rPr>
      <w:pict w14:anchorId="327D5A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50" type="#_x0000_t136" style="position:absolute;margin-left:0;margin-top:0;width:197.25pt;height:67.5pt;z-index:-251658752;mso-position-horizontal:center;mso-position-horizontal-relative:margin;mso-position-vertical:center;mso-position-vertical-relative:margin" wrapcoords="82 2640 739 6480 657 7200 657 13440 -82 16560 20614 16560 19875 14160 19875 6960 20943 6480 21518 5280 21436 2640 82 2640" fillcolor="silver" stroked="f">
          <v:fill opacity=".5"/>
          <v:textpath style="font-family:&quot;Times New Roman&quot;;font-size:60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4E2935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multilevel"/>
    <w:tmpl w:val="00000001"/>
    <w:name w:val="WW8Num1"/>
    <w:lvl w:ilvl="0">
      <w:start w:val="1"/>
      <w:numFmt w:val="upperRoman"/>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2"/>
    <w:multiLevelType w:val="multilevel"/>
    <w:tmpl w:val="00000002"/>
    <w:name w:val="WW8Num2"/>
    <w:lvl w:ilvl="0">
      <w:start w:val="1"/>
      <w:numFmt w:val="upperRoman"/>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rPr>
        <w:rFonts w:ascii="OpenSymbol" w:hAnsi="OpenSymbol" w:cs="OpenSymbol"/>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szCs w:val="28"/>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szCs w:val="28"/>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szCs w:val="28"/>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4"/>
    <w:multiLevelType w:val="multilevel"/>
    <w:tmpl w:val="00000004"/>
    <w:name w:val="WW8Num4"/>
    <w:lvl w:ilvl="0">
      <w:start w:val="1"/>
      <w:numFmt w:val="decimal"/>
      <w:lvlText w:val="%1)"/>
      <w:lvlJc w:val="left"/>
      <w:pPr>
        <w:tabs>
          <w:tab w:val="num" w:pos="720"/>
        </w:tabs>
        <w:ind w:left="720" w:hanging="360"/>
      </w:pPr>
      <w:rPr>
        <w:rFonts w:ascii="Symbol" w:hAnsi="Symbol"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7">
    <w:nsid w:val="13351E95"/>
    <w:multiLevelType w:val="hybridMultilevel"/>
    <w:tmpl w:val="D624BB8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6950D41"/>
    <w:multiLevelType w:val="hybridMultilevel"/>
    <w:tmpl w:val="61F0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9B66EA"/>
    <w:multiLevelType w:val="hybridMultilevel"/>
    <w:tmpl w:val="E7D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A91818"/>
    <w:multiLevelType w:val="hybridMultilevel"/>
    <w:tmpl w:val="6278F742"/>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ED3EEA"/>
    <w:multiLevelType w:val="hybridMultilevel"/>
    <w:tmpl w:val="955EE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C2A5C10"/>
    <w:multiLevelType w:val="hybridMultilevel"/>
    <w:tmpl w:val="5CA0EB62"/>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F834982"/>
    <w:multiLevelType w:val="hybridMultilevel"/>
    <w:tmpl w:val="935EE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10"/>
  </w:num>
  <w:num w:numId="8">
    <w:abstractNumId w:val="0"/>
  </w:num>
  <w:num w:numId="9">
    <w:abstractNumId w:val="9"/>
  </w:num>
  <w:num w:numId="10">
    <w:abstractNumId w:val="11"/>
  </w:num>
  <w:num w:numId="11">
    <w:abstractNumId w:val="13"/>
  </w:num>
  <w:num w:numId="12">
    <w:abstractNumId w:val="7"/>
  </w:num>
  <w:num w:numId="13">
    <w:abstractNumId w:val="12"/>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noLineBreaksAfter w:lang="ja-JP" w:val="$([¥{£¥‘“〈《「『【〔＄（［｛｢£￥"/>
  <w:noLineBreaksBefore w:lang="ja-JP" w:val="!%),.:;?]}¢°’”‰′″℃、。々〉》」』】〕ぁぃぅぇぉっゃゅょゎ゛゜ゝゞァィゥェォッャュョヮヵヶ・ーヽヾ！％），．：；？］｝｡｣､･ｧｨｩｪｫｬｭｮｯｰﾞﾟ¢"/>
  <w:hdrShapeDefaults>
    <o:shapedefaults v:ext="edit" spidmax="2051"/>
    <o:shapelayout v:ext="edit">
      <o:idmap v:ext="edit" data="2"/>
    </o:shapelayout>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50B3"/>
    <w:rsid w:val="000030C7"/>
    <w:rsid w:val="00026511"/>
    <w:rsid w:val="0002702F"/>
    <w:rsid w:val="00031F29"/>
    <w:rsid w:val="00066075"/>
    <w:rsid w:val="00070DD9"/>
    <w:rsid w:val="000A378D"/>
    <w:rsid w:val="000C3040"/>
    <w:rsid w:val="000D03A4"/>
    <w:rsid w:val="000D2538"/>
    <w:rsid w:val="000F3923"/>
    <w:rsid w:val="000F4F48"/>
    <w:rsid w:val="0012168D"/>
    <w:rsid w:val="0012206E"/>
    <w:rsid w:val="00131580"/>
    <w:rsid w:val="00131594"/>
    <w:rsid w:val="00143458"/>
    <w:rsid w:val="00150B25"/>
    <w:rsid w:val="00156C0A"/>
    <w:rsid w:val="00177FA5"/>
    <w:rsid w:val="001873C3"/>
    <w:rsid w:val="00193B6F"/>
    <w:rsid w:val="001968F0"/>
    <w:rsid w:val="001A2347"/>
    <w:rsid w:val="001B2AB9"/>
    <w:rsid w:val="001C3F39"/>
    <w:rsid w:val="001D1555"/>
    <w:rsid w:val="002022AB"/>
    <w:rsid w:val="00233991"/>
    <w:rsid w:val="002A2015"/>
    <w:rsid w:val="002A369E"/>
    <w:rsid w:val="002B5560"/>
    <w:rsid w:val="002B60D9"/>
    <w:rsid w:val="002B6E91"/>
    <w:rsid w:val="002D3716"/>
    <w:rsid w:val="002E49D0"/>
    <w:rsid w:val="002F6E4F"/>
    <w:rsid w:val="00317C63"/>
    <w:rsid w:val="00322657"/>
    <w:rsid w:val="0032360C"/>
    <w:rsid w:val="0032539B"/>
    <w:rsid w:val="00332FEB"/>
    <w:rsid w:val="003762FB"/>
    <w:rsid w:val="0037687F"/>
    <w:rsid w:val="003A3C28"/>
    <w:rsid w:val="003D3818"/>
    <w:rsid w:val="00422F1A"/>
    <w:rsid w:val="0042726B"/>
    <w:rsid w:val="004300ED"/>
    <w:rsid w:val="00430B29"/>
    <w:rsid w:val="00464C53"/>
    <w:rsid w:val="004734C0"/>
    <w:rsid w:val="004A6EAF"/>
    <w:rsid w:val="004C3BA9"/>
    <w:rsid w:val="004C46FA"/>
    <w:rsid w:val="004E7EBE"/>
    <w:rsid w:val="00502FF6"/>
    <w:rsid w:val="00525A84"/>
    <w:rsid w:val="00533525"/>
    <w:rsid w:val="00587750"/>
    <w:rsid w:val="00587B9C"/>
    <w:rsid w:val="005D3C56"/>
    <w:rsid w:val="005F3AD9"/>
    <w:rsid w:val="0061499A"/>
    <w:rsid w:val="00645C52"/>
    <w:rsid w:val="00667B7D"/>
    <w:rsid w:val="00670198"/>
    <w:rsid w:val="00680C4A"/>
    <w:rsid w:val="006B0673"/>
    <w:rsid w:val="007048EB"/>
    <w:rsid w:val="00724955"/>
    <w:rsid w:val="00726C1C"/>
    <w:rsid w:val="00736355"/>
    <w:rsid w:val="0074647E"/>
    <w:rsid w:val="00757F11"/>
    <w:rsid w:val="00761036"/>
    <w:rsid w:val="0076337E"/>
    <w:rsid w:val="0078546B"/>
    <w:rsid w:val="00791463"/>
    <w:rsid w:val="00862D61"/>
    <w:rsid w:val="00873BE4"/>
    <w:rsid w:val="00874954"/>
    <w:rsid w:val="00893986"/>
    <w:rsid w:val="008D5EDD"/>
    <w:rsid w:val="008F50B3"/>
    <w:rsid w:val="009375D0"/>
    <w:rsid w:val="00941FA7"/>
    <w:rsid w:val="00951115"/>
    <w:rsid w:val="009607A9"/>
    <w:rsid w:val="009947D4"/>
    <w:rsid w:val="00996001"/>
    <w:rsid w:val="009D0537"/>
    <w:rsid w:val="009D2EF8"/>
    <w:rsid w:val="00A4745D"/>
    <w:rsid w:val="00A5023E"/>
    <w:rsid w:val="00A84C92"/>
    <w:rsid w:val="00A94494"/>
    <w:rsid w:val="00B211BD"/>
    <w:rsid w:val="00B368C9"/>
    <w:rsid w:val="00B41C79"/>
    <w:rsid w:val="00B44848"/>
    <w:rsid w:val="00B801DE"/>
    <w:rsid w:val="00B83A0F"/>
    <w:rsid w:val="00BC01DB"/>
    <w:rsid w:val="00BD0D92"/>
    <w:rsid w:val="00C314A8"/>
    <w:rsid w:val="00C50538"/>
    <w:rsid w:val="00CB4BF8"/>
    <w:rsid w:val="00CD0CE1"/>
    <w:rsid w:val="00CE52E4"/>
    <w:rsid w:val="00D01AE6"/>
    <w:rsid w:val="00D132EC"/>
    <w:rsid w:val="00D3226E"/>
    <w:rsid w:val="00D4066F"/>
    <w:rsid w:val="00D47519"/>
    <w:rsid w:val="00D62D84"/>
    <w:rsid w:val="00D870C3"/>
    <w:rsid w:val="00DF7617"/>
    <w:rsid w:val="00E014E7"/>
    <w:rsid w:val="00E0179B"/>
    <w:rsid w:val="00E032C7"/>
    <w:rsid w:val="00E2634F"/>
    <w:rsid w:val="00E51192"/>
    <w:rsid w:val="00E627F0"/>
    <w:rsid w:val="00E679E1"/>
    <w:rsid w:val="00EB4489"/>
    <w:rsid w:val="00F64E38"/>
    <w:rsid w:val="00F72181"/>
    <w:rsid w:val="00F90A4B"/>
    <w:rsid w:val="00F9256C"/>
    <w:rsid w:val="00F92788"/>
    <w:rsid w:val="00FA099E"/>
    <w:rsid w:val="00FA4908"/>
    <w:rsid w:val="00FD5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oNotEmbedSmartTags/>
  <w:decimalSymbol w:val="."/>
  <w:listSeparator w:val=","/>
  <w14:docId w14:val="38118D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rsid w:val="00502FF6"/>
    <w:pPr>
      <w:suppressLineNumbers/>
      <w:spacing w:before="120" w:after="120"/>
    </w:pPr>
    <w:rPr>
      <w:sz w:val="20"/>
    </w:r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 w:type="paragraph" w:styleId="ListParagraph">
    <w:name w:val="List Paragraph"/>
    <w:basedOn w:val="Normal"/>
    <w:uiPriority w:val="34"/>
    <w:qFormat/>
    <w:rsid w:val="00F9256C"/>
    <w:pPr>
      <w:ind w:left="720"/>
      <w:contextualSpacing/>
    </w:pPr>
  </w:style>
  <w:style w:type="character" w:styleId="Hyperlink">
    <w:name w:val="Hyperlink"/>
    <w:basedOn w:val="DefaultParagraphFont"/>
    <w:uiPriority w:val="99"/>
    <w:unhideWhenUsed/>
    <w:rsid w:val="00E0179B"/>
    <w:rPr>
      <w:color w:val="0563C1" w:themeColor="hyperlink"/>
      <w:u w:val="single"/>
    </w:rPr>
  </w:style>
  <w:style w:type="table" w:styleId="TableGrid">
    <w:name w:val="Table Grid"/>
    <w:basedOn w:val="TableNormal"/>
    <w:uiPriority w:val="39"/>
    <w:rsid w:val="00CE5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6E91"/>
    <w:rPr>
      <w:sz w:val="16"/>
      <w:szCs w:val="16"/>
    </w:rPr>
  </w:style>
  <w:style w:type="paragraph" w:styleId="CommentText">
    <w:name w:val="annotation text"/>
    <w:basedOn w:val="Normal"/>
    <w:link w:val="CommentTextChar"/>
    <w:uiPriority w:val="99"/>
    <w:semiHidden/>
    <w:unhideWhenUsed/>
    <w:rsid w:val="002B6E91"/>
    <w:rPr>
      <w:sz w:val="20"/>
    </w:rPr>
  </w:style>
  <w:style w:type="character" w:customStyle="1" w:styleId="CommentTextChar">
    <w:name w:val="Comment Text Char"/>
    <w:basedOn w:val="DefaultParagraphFont"/>
    <w:link w:val="CommentText"/>
    <w:uiPriority w:val="99"/>
    <w:semiHidden/>
    <w:rsid w:val="002B6E91"/>
  </w:style>
  <w:style w:type="paragraph" w:styleId="CommentSubject">
    <w:name w:val="annotation subject"/>
    <w:basedOn w:val="CommentText"/>
    <w:next w:val="CommentText"/>
    <w:link w:val="CommentSubjectChar"/>
    <w:uiPriority w:val="99"/>
    <w:semiHidden/>
    <w:unhideWhenUsed/>
    <w:rsid w:val="002B6E91"/>
    <w:rPr>
      <w:b/>
      <w:bCs/>
    </w:rPr>
  </w:style>
  <w:style w:type="character" w:customStyle="1" w:styleId="CommentSubjectChar">
    <w:name w:val="Comment Subject Char"/>
    <w:basedOn w:val="CommentTextChar"/>
    <w:link w:val="CommentSubject"/>
    <w:uiPriority w:val="99"/>
    <w:semiHidden/>
    <w:rsid w:val="002B6E9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semiHidden="0" w:uiPriority="71"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1192"/>
    <w:pPr>
      <w:widowControl w:val="0"/>
      <w:suppressAutoHyphens/>
    </w:pPr>
    <w:rPr>
      <w:sz w:val="24"/>
    </w:rPr>
  </w:style>
  <w:style w:type="paragraph" w:styleId="Heading1">
    <w:name w:val="heading 1"/>
    <w:basedOn w:val="Normal"/>
    <w:next w:val="Normal"/>
    <w:link w:val="Heading1Char"/>
    <w:uiPriority w:val="9"/>
    <w:qFormat/>
    <w:rsid w:val="00E51192"/>
    <w:pPr>
      <w:keepNext/>
      <w:spacing w:before="240" w:after="120"/>
      <w:outlineLvl w:val="0"/>
    </w:pPr>
    <w:rPr>
      <w:rFonts w:ascii="Times New Roman Bold" w:hAnsi="Times New Roman Bold"/>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Symbol" w:hAnsi="Symbol" w:cs="OpenSymbol"/>
    </w:rPr>
  </w:style>
  <w:style w:type="character" w:customStyle="1" w:styleId="WW8Num2z1">
    <w:name w:val="WW8Num2z1"/>
    <w:rPr>
      <w:rFonts w:ascii="OpenSymbol" w:hAnsi="OpenSymbol" w:cs="OpenSymbol"/>
    </w:rPr>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OpenSymbol"/>
      <w:szCs w:val="28"/>
    </w:rPr>
  </w:style>
  <w:style w:type="character" w:customStyle="1" w:styleId="WW8Num3z1">
    <w:name w:val="WW8Num3z1"/>
    <w:rPr>
      <w:rFonts w:ascii="OpenSymbol" w:hAnsi="OpenSymbol" w:cs="OpenSymbol"/>
    </w:rPr>
  </w:style>
  <w:style w:type="character" w:customStyle="1" w:styleId="WW8Num4z0">
    <w:name w:val="WW8Num4z0"/>
    <w:rPr>
      <w:rFonts w:ascii="Symbol" w:hAnsi="Symbol" w:cs="OpenSymbol"/>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Bullets">
    <w:name w:val="Bullets"/>
  </w:style>
  <w:style w:type="character" w:customStyle="1" w:styleId="NumberingSymbols">
    <w:name w:val="Numbering Symbols"/>
  </w:style>
  <w:style w:type="paragraph" w:customStyle="1" w:styleId="Heading">
    <w:name w:val="Heading"/>
    <w:basedOn w:val="Normal"/>
    <w:next w:val="BodyText"/>
    <w:pPr>
      <w:keepNext/>
      <w:spacing w:before="240" w:after="120"/>
    </w:pPr>
  </w:style>
  <w:style w:type="paragraph" w:styleId="BodyText">
    <w:name w:val="Body Text"/>
    <w:basedOn w:val="Normal"/>
    <w:pPr>
      <w:spacing w:after="140" w:line="288" w:lineRule="auto"/>
    </w:pPr>
  </w:style>
  <w:style w:type="paragraph" w:styleId="List">
    <w:name w:val="List"/>
    <w:basedOn w:val="BodyText"/>
    <w:rPr>
      <w:rFonts w:cs="Lohit Devanagari"/>
    </w:rPr>
  </w:style>
  <w:style w:type="paragraph" w:styleId="Caption">
    <w:name w:val="caption"/>
    <w:basedOn w:val="Normal"/>
    <w:qFormat/>
    <w:rsid w:val="00502FF6"/>
    <w:pPr>
      <w:suppressLineNumbers/>
      <w:spacing w:before="120" w:after="120"/>
    </w:pPr>
    <w:rPr>
      <w:sz w:val="20"/>
    </w:rPr>
  </w:style>
  <w:style w:type="paragraph" w:customStyle="1" w:styleId="Index">
    <w:name w:val="Index"/>
    <w:basedOn w:val="Normal"/>
    <w:pPr>
      <w:suppressLineNumbers/>
    </w:pPr>
    <w:rPr>
      <w:rFonts w:cs="Lohit Devanagari"/>
    </w:rPr>
  </w:style>
  <w:style w:type="paragraph" w:customStyle="1" w:styleId="DocumentLabel">
    <w:name w:val="Document Label"/>
    <w:next w:val="Normal"/>
    <w:rsid w:val="002B5560"/>
    <w:pPr>
      <w:spacing w:before="140" w:after="540" w:line="600" w:lineRule="atLeast"/>
    </w:pPr>
    <w:rPr>
      <w:spacing w:val="-38"/>
      <w:sz w:val="60"/>
    </w:rPr>
  </w:style>
  <w:style w:type="paragraph" w:styleId="Title">
    <w:name w:val="Title"/>
    <w:basedOn w:val="Normal"/>
    <w:link w:val="TitleChar"/>
    <w:qFormat/>
    <w:rsid w:val="002B5560"/>
    <w:pPr>
      <w:widowControl/>
      <w:suppressAutoHyphens w:val="0"/>
      <w:spacing w:before="240" w:after="60"/>
      <w:jc w:val="center"/>
      <w:outlineLvl w:val="0"/>
    </w:pPr>
    <w:rPr>
      <w:rFonts w:ascii="Arial" w:hAnsi="Arial" w:cs="Arial"/>
      <w:b/>
      <w:bCs/>
      <w:kern w:val="28"/>
      <w:sz w:val="48"/>
      <w:szCs w:val="32"/>
      <w:lang w:val="en-CA"/>
    </w:rPr>
  </w:style>
  <w:style w:type="character" w:customStyle="1" w:styleId="TitleChar">
    <w:name w:val="Title Char"/>
    <w:link w:val="Title"/>
    <w:rsid w:val="002B5560"/>
    <w:rPr>
      <w:rFonts w:ascii="Arial" w:hAnsi="Arial" w:cs="Arial"/>
      <w:b/>
      <w:bCs/>
      <w:kern w:val="28"/>
      <w:sz w:val="48"/>
      <w:szCs w:val="32"/>
      <w:lang w:eastAsia="en-US"/>
    </w:rPr>
  </w:style>
  <w:style w:type="paragraph" w:styleId="Header">
    <w:name w:val="header"/>
    <w:basedOn w:val="Normal"/>
    <w:link w:val="HeaderChar"/>
    <w:uiPriority w:val="99"/>
    <w:unhideWhenUsed/>
    <w:rsid w:val="002B5560"/>
    <w:pPr>
      <w:tabs>
        <w:tab w:val="center" w:pos="4680"/>
        <w:tab w:val="right" w:pos="9360"/>
      </w:tabs>
    </w:pPr>
  </w:style>
  <w:style w:type="character" w:customStyle="1" w:styleId="HeaderChar">
    <w:name w:val="Header Char"/>
    <w:link w:val="Header"/>
    <w:uiPriority w:val="99"/>
    <w:rsid w:val="002B5560"/>
    <w:rPr>
      <w:lang w:val="en-US" w:eastAsia="en-US"/>
    </w:rPr>
  </w:style>
  <w:style w:type="paragraph" w:styleId="Footer">
    <w:name w:val="footer"/>
    <w:basedOn w:val="Normal"/>
    <w:link w:val="FooterChar"/>
    <w:uiPriority w:val="99"/>
    <w:unhideWhenUsed/>
    <w:rsid w:val="002B5560"/>
    <w:pPr>
      <w:tabs>
        <w:tab w:val="center" w:pos="4680"/>
        <w:tab w:val="right" w:pos="9360"/>
      </w:tabs>
    </w:pPr>
  </w:style>
  <w:style w:type="character" w:customStyle="1" w:styleId="FooterChar">
    <w:name w:val="Footer Char"/>
    <w:link w:val="Footer"/>
    <w:uiPriority w:val="99"/>
    <w:rsid w:val="002B5560"/>
    <w:rPr>
      <w:lang w:val="en-US" w:eastAsia="en-US"/>
    </w:rPr>
  </w:style>
  <w:style w:type="paragraph" w:customStyle="1" w:styleId="TableHeader">
    <w:name w:val="Table Header"/>
    <w:basedOn w:val="BodyText"/>
    <w:next w:val="BodyText"/>
    <w:rsid w:val="002B5560"/>
    <w:pPr>
      <w:widowControl/>
      <w:suppressAutoHyphens w:val="0"/>
      <w:spacing w:after="0" w:line="240" w:lineRule="auto"/>
      <w:jc w:val="center"/>
    </w:pPr>
    <w:rPr>
      <w:rFonts w:cs="Arial"/>
      <w:b/>
      <w:bCs/>
      <w:color w:val="000000"/>
      <w:szCs w:val="24"/>
    </w:rPr>
  </w:style>
  <w:style w:type="character" w:customStyle="1" w:styleId="Heading1Char">
    <w:name w:val="Heading 1 Char"/>
    <w:link w:val="Heading1"/>
    <w:uiPriority w:val="9"/>
    <w:rsid w:val="00E51192"/>
    <w:rPr>
      <w:rFonts w:ascii="Times New Roman Bold" w:eastAsia="Times New Roman" w:hAnsi="Times New Roman Bold" w:cs="Times New Roman"/>
      <w:b/>
      <w:bCs/>
      <w:kern w:val="32"/>
      <w:sz w:val="32"/>
      <w:szCs w:val="32"/>
      <w:lang w:val="en-US" w:eastAsia="en-US"/>
    </w:rPr>
  </w:style>
  <w:style w:type="paragraph" w:styleId="BalloonText">
    <w:name w:val="Balloon Text"/>
    <w:basedOn w:val="Normal"/>
    <w:link w:val="BalloonTextChar"/>
    <w:uiPriority w:val="99"/>
    <w:semiHidden/>
    <w:unhideWhenUsed/>
    <w:rsid w:val="00941FA7"/>
    <w:rPr>
      <w:sz w:val="18"/>
      <w:szCs w:val="18"/>
    </w:rPr>
  </w:style>
  <w:style w:type="character" w:customStyle="1" w:styleId="BalloonTextChar">
    <w:name w:val="Balloon Text Char"/>
    <w:basedOn w:val="DefaultParagraphFont"/>
    <w:link w:val="BalloonText"/>
    <w:uiPriority w:val="99"/>
    <w:semiHidden/>
    <w:rsid w:val="00941FA7"/>
    <w:rPr>
      <w:sz w:val="18"/>
      <w:szCs w:val="18"/>
    </w:rPr>
  </w:style>
  <w:style w:type="paragraph" w:styleId="ListParagraph">
    <w:name w:val="List Paragraph"/>
    <w:basedOn w:val="Normal"/>
    <w:uiPriority w:val="34"/>
    <w:qFormat/>
    <w:rsid w:val="00F9256C"/>
    <w:pPr>
      <w:ind w:left="720"/>
      <w:contextualSpacing/>
    </w:pPr>
  </w:style>
  <w:style w:type="character" w:styleId="Hyperlink">
    <w:name w:val="Hyperlink"/>
    <w:basedOn w:val="DefaultParagraphFont"/>
    <w:uiPriority w:val="99"/>
    <w:unhideWhenUsed/>
    <w:rsid w:val="00E0179B"/>
    <w:rPr>
      <w:color w:val="0563C1" w:themeColor="hyperlink"/>
      <w:u w:val="single"/>
    </w:rPr>
  </w:style>
  <w:style w:type="table" w:styleId="TableGrid">
    <w:name w:val="Table Grid"/>
    <w:basedOn w:val="TableNormal"/>
    <w:uiPriority w:val="39"/>
    <w:rsid w:val="00CE52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B6E91"/>
    <w:rPr>
      <w:sz w:val="16"/>
      <w:szCs w:val="16"/>
    </w:rPr>
  </w:style>
  <w:style w:type="paragraph" w:styleId="CommentText">
    <w:name w:val="annotation text"/>
    <w:basedOn w:val="Normal"/>
    <w:link w:val="CommentTextChar"/>
    <w:uiPriority w:val="99"/>
    <w:semiHidden/>
    <w:unhideWhenUsed/>
    <w:rsid w:val="002B6E91"/>
    <w:rPr>
      <w:sz w:val="20"/>
    </w:rPr>
  </w:style>
  <w:style w:type="character" w:customStyle="1" w:styleId="CommentTextChar">
    <w:name w:val="Comment Text Char"/>
    <w:basedOn w:val="DefaultParagraphFont"/>
    <w:link w:val="CommentText"/>
    <w:uiPriority w:val="99"/>
    <w:semiHidden/>
    <w:rsid w:val="002B6E91"/>
  </w:style>
  <w:style w:type="paragraph" w:styleId="CommentSubject">
    <w:name w:val="annotation subject"/>
    <w:basedOn w:val="CommentText"/>
    <w:next w:val="CommentText"/>
    <w:link w:val="CommentSubjectChar"/>
    <w:uiPriority w:val="99"/>
    <w:semiHidden/>
    <w:unhideWhenUsed/>
    <w:rsid w:val="002B6E91"/>
    <w:rPr>
      <w:b/>
      <w:bCs/>
    </w:rPr>
  </w:style>
  <w:style w:type="character" w:customStyle="1" w:styleId="CommentSubjectChar">
    <w:name w:val="Comment Subject Char"/>
    <w:basedOn w:val="CommentTextChar"/>
    <w:link w:val="CommentSubject"/>
    <w:uiPriority w:val="99"/>
    <w:semiHidden/>
    <w:rsid w:val="002B6E9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ucn.triumf.ca/triumf/magnets/kicker/User%20Manual-%20CAN501996-201%20TRIUMF%20UCN%20Kicker%20MPS.pdf/view?searchterm=User%20manual" TargetMode="External"/><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2875</Words>
  <Characters>16393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UCN Kicker Control and Diagnostics Work Request</vt:lpstr>
    </vt:vector>
  </TitlesOfParts>
  <Company>TRIUMF</Company>
  <LinksUpToDate>false</LinksUpToDate>
  <CharactersWithSpaces>19230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UCN Kicker Control and Diagnostics Work Request</dc:title>
  <dc:creator>Thomas Lindner</dc:creator>
  <cp:lastModifiedBy>Violeta Toma</cp:lastModifiedBy>
  <cp:revision>2</cp:revision>
  <cp:lastPrinted>2016-06-01T17:00:00Z</cp:lastPrinted>
  <dcterms:created xsi:type="dcterms:W3CDTF">2016-06-02T00:10:00Z</dcterms:created>
  <dcterms:modified xsi:type="dcterms:W3CDTF">2016-06-02T00:10:00Z</dcterms:modified>
  <cp:category>Design Note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ID">
    <vt:lpwstr>Document-132994</vt:lpwstr>
  </property>
  <property fmtid="{D5CDD505-2E9C-101B-9397-08002B2CF9AE}" pid="3" name="Date Released">
    <vt:lpwstr>2016/06/01</vt:lpwstr>
  </property>
  <property fmtid="{D5CDD505-2E9C-101B-9397-08002B2CF9AE}" pid="4" name="Release No">
    <vt:lpwstr>DRAFT</vt:lpwstr>
  </property>
</Properties>
</file>